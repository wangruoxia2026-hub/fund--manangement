
<file path=[Content_Types].xml><?xml version="1.0" encoding="utf-8"?>
<Types xmlns="http://schemas.openxmlformats.org/package/2006/content-types">
  <Default ContentType="application/vnd.openxmlformats-officedocument.oleObject" Extension="bin"/>
  <Default ContentType="application/vnd.openxmlformats-package.relationships+xml" Extension="rels"/>
  <Default ContentType="image/x-wmf" Extension="wmf"/>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9DB6B">
      <w:pPr>
        <w:spacing w:line="360" w:lineRule="auto"/>
        <w:ind w:firstLine="482" w:firstLineChars="200"/>
        <w:rPr>
          <w:sz w:val="24"/>
        </w:rPr>
      </w:pPr>
      <w:r>
        <w:rPr>
          <w:b/>
          <w:sz w:val="24"/>
        </w:rPr>
        <mc:AlternateContent>
          <mc:Choice Requires="wps">
            <w:drawing>
              <wp:anchor distT="0" distB="0" distL="114300" distR="114300" simplePos="0" relativeHeight="251659264" behindDoc="0" locked="0" layoutInCell="1" allowOverlap="1">
                <wp:simplePos x="0" y="0"/>
                <wp:positionH relativeFrom="column">
                  <wp:posOffset>2628900</wp:posOffset>
                </wp:positionH>
                <wp:positionV relativeFrom="paragraph">
                  <wp:posOffset>0</wp:posOffset>
                </wp:positionV>
                <wp:extent cx="2666365" cy="320040"/>
                <wp:effectExtent l="0" t="0" r="0" b="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666365" cy="320040"/>
                        </a:xfrm>
                        <a:prstGeom prst="rect">
                          <a:avLst/>
                        </a:prstGeom>
                        <a:noFill/>
                        <a:ln>
                          <a:noFill/>
                        </a:ln>
                        <a:effectLst/>
                      </wps:spPr>
                      <wps:txbx>
                        <w:txbxContent>
                          <w:p w14:paraId="7EA3018B">
                            <w:pPr>
                              <w:ind w:firstLine="420" w:firstLineChars="200"/>
                              <w:rPr>
                                <w:szCs w:val="21"/>
                                <w:u w:val="single"/>
                              </w:rPr>
                            </w:pPr>
                            <w:r>
                              <w:rPr>
                                <w:rFonts w:hint="eastAsia"/>
                                <w:szCs w:val="21"/>
                              </w:rPr>
                              <w:t>合同编号：</w:t>
                            </w:r>
                            <w:r>
                              <w:rPr>
                                <w:rFonts w:hint="eastAsia"/>
                                <w:szCs w:val="21"/>
                                <w:u w:val="single"/>
                              </w:rPr>
                              <w:t xml:space="preserve">                        </w:t>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207pt;margin-top:0pt;height:25.2pt;width:209.95pt;z-index:251659264;mso-width-relative:page;mso-height-relative:page;" filled="f" stroked="f" coordsize="21600,21600" o:gfxdata="UEsDBAoAAAAAAIdO4kAAAAAAAAAAAAAAAAAEAAAAZHJzL1BLAwQUAAAACACHTuJAITsMBtUAAAAH AQAADwAAAGRycy9kb3ducmV2LnhtbE2PwU7DMBBE70j8g7VI3KgdmqI2ZNMDiCuIFpC4ufE2iYjX Uew24e9ZTnBZaTSjmbfldva9OtMYu8AI2cKAIq6D67hBeNs/3axBxWTZ2T4wIXxThG11eVHawoWJ X+m8S42SEo6FRWhTGgqtY92St3ERBmLxjmH0NokcG+1GO0m57/WtMXfa245lobUDPbRUf+1OHuH9 +fj5kZuX5tGvhinMRrPfaMTrq8zcg0o0p78w/OILOlTCdAgndlH1CHmWyy8JQa7Y6+VyA+qAsDI5 6KrU//mrH1BLAwQUAAAACACHTuJA+VbmdAsCAAAiBAAADgAAAGRycy9lMm9Eb2MueG1srVNNb9sw DL0P2H8QdF+cpGm2GXGKrkGHAd0H0PYHKLIcC7NEjVJiZ79+lORmWXfpoRdDIqnH9x7p1dVgOnZQ 6DXYis8mU86UlVBru6v448Ptuw+c+SBsLTqwquJH5fnV+u2bVe9KNYcWulohIxDry95VvA3BlUXh ZauM8BNwylKyATQi0BV3RY2iJ3TTFfPpdFn0gLVDkMp7im5yko+I+BJAaBot1Qbk3igbMiqqTgSS 5FvtPF8ntk2jZPjeNF4F1lWclIb0pSZ03sZvsV6JcofCtVqOFMRLKDzTZIS21PQEtRFBsD3q/6CM lggemjCRYIosJDlCKmbTZ97ct8KppIWs9u5kun89WPnt8AOZrmkTOLPC0MAf1BDYJxjYPLrTO19S 0b2jsjBQOFZGpd7dgfzpmYWbVtidukaEvlWiJnaz+LI4e5pxfATZ9l+hpjZiHyABDQ2aCEhmMEKn yRxPk4lUJAXny+XyYnnJmaTcBa3RIo2uEOXTa4c+fFZgWDxUHGnyCV0c7nyIbET5VBKbWbjVXZem 39l/AlSYIyqtz/g6aon0s5AwbIfRmy3UR1KFkFeLfiw6tIC/OetprSruf+0FKs66L5ac+ThbEHUW 0mVx+X5OFzzPbM8zwkqCqnjgLB9vQt7dvUO9a6lTnoWFa3Kz0UlopJpZjTOg1Un6xzWPu3l+T1V/ f+31H1BLAwQKAAAAAACHTuJAAAAAAAAAAAAAAAAABgAAAF9yZWxzL1BLAwQUAAAACACHTuJAihRm PNEAAACUAQAACwAAAF9yZWxzLy5yZWxzpZDBasMwDIbvg72D0X1xmsMYo04vo9Br6R7A2IpjGltG Mtn69vMOg2X0tqN+oe8T//7wmRa1IkukbGDX9aAwO/IxBwPvl+PTCyipNnu7UEYDNxQ4jI8P+zMu trYjmWMR1ShZDMy1lletxc2YrHRUMLfNRJxsbSMHXay72oB66Ptnzb8ZMG6Y6uQN8MkPoC630sx/ 2Ck6JqGpdo6SpmmK7h5VB7Zlju7INuEbuUazHLAa8CwaB2pZ134EfV+/+6fe00c+47rVfoeM649X b7ocvwBQSwMEFAAAAAgAh07iQH7m5SD3AAAA4QEAABMAAABbQ29udGVudF9UeXBlc10ueG1slZFB TsMwEEX3SNzB8hYlTrtACCXpgrRLQKgcYGRPEotkbHlMaG+Pk7YbRJFY2jP/vye73BzGQUwY2Dqq 5CovpEDSzljqKvm+32UPUnAEMjA4wkoekeWmvr0p90ePLFKauJJ9jP5RKdY9jsC580hp0rowQkzH 0CkP+gM6VOuiuFfaUUSKWZw7ZF022MLnEMX2kK5PJgEHluLptDizKgneD1ZDTKZqIvODkp0JeUou O9xbz3dJQ6pfCfPkOuCce0lPE6xB8QohPsOYNJQJrIz7ooBT/nfJbDly5trWasybwE2KveF0sbrW jmvXOP3f8u2SunSr5YPqb1BLAQIUABQAAAAIAIdO4kB+5uUg9wAAAOEBAAATAAAAAAAAAAEAIAAA AHkEAABbQ29udGVudF9UeXBlc10ueG1sUEsBAhQACgAAAAAAh07iQAAAAAAAAAAAAAAAAAYAAAAA AAAAAAAQAAAAWwMAAF9yZWxzL1BLAQIUABQAAAAIAIdO4kCKFGY80QAAAJQBAAALAAAAAAAAAAEA IAAAAH8DAABfcmVscy8ucmVsc1BLAQIUAAoAAAAAAIdO4kAAAAAAAAAAAAAAAAAEAAAAAAAAAAAA EAAAAAAAAABkcnMvUEsBAhQAFAAAAAgAh07iQCE7DAbVAAAABwEAAA8AAAAAAAAAAQAgAAAAIgAA AGRycy9kb3ducmV2LnhtbFBLAQIUABQAAAAIAIdO4kD5VuZ0CwIAACIEAAAOAAAAAAAAAAEAIAAA ACQBAABkcnMvZTJvRG9jLnhtbFBLBQYAAAAABgAGAFkBAAChBQAAAAA= ">
                <v:fill on="f" focussize="0,0"/>
                <v:stroke on="f"/>
                <v:imagedata o:title=""/>
                <o:lock v:ext="edit" aspectratio="f"/>
                <v:textbox>
                  <w:txbxContent>
                    <w:p w14:paraId="7EA3018B">
                      <w:pPr>
                        <w:ind w:firstLine="420" w:firstLineChars="200"/>
                        <w:rPr>
                          <w:szCs w:val="21"/>
                          <w:u w:val="single"/>
                        </w:rPr>
                      </w:pPr>
                      <w:r>
                        <w:rPr>
                          <w:rFonts w:hint="eastAsia"/>
                          <w:szCs w:val="21"/>
                        </w:rPr>
                        <w:t>合同编号：</w:t>
                      </w:r>
                      <w:r>
                        <w:rPr>
                          <w:rFonts w:hint="eastAsia"/>
                          <w:szCs w:val="21"/>
                          <w:u w:val="single"/>
                        </w:rPr>
                        <w:t xml:space="preserve">                        </w:t>
                      </w:r>
                    </w:p>
                  </w:txbxContent>
                </v:textbox>
              </v:shape>
            </w:pict>
          </mc:Fallback>
        </mc:AlternateContent>
      </w:r>
    </w:p>
    <w:p w14:paraId="77E38CD5">
      <w:pPr>
        <w:spacing w:line="360" w:lineRule="auto"/>
        <w:ind w:firstLine="480" w:firstLineChars="200"/>
        <w:rPr>
          <w:sz w:val="24"/>
        </w:rPr>
      </w:pPr>
    </w:p>
    <w:p w14:paraId="6F9EB5F8">
      <w:pPr>
        <w:spacing w:line="360" w:lineRule="auto"/>
        <w:ind w:firstLine="480" w:firstLineChars="200"/>
        <w:rPr>
          <w:sz w:val="24"/>
        </w:rPr>
      </w:pPr>
    </w:p>
    <w:p w14:paraId="36B7EF31">
      <w:pPr>
        <w:spacing w:line="360" w:lineRule="auto"/>
        <w:ind w:firstLine="480" w:firstLineChars="200"/>
        <w:rPr>
          <w:sz w:val="24"/>
        </w:rPr>
      </w:pPr>
    </w:p>
    <w:p w14:paraId="49600DA2">
      <w:pPr>
        <w:spacing w:line="360" w:lineRule="auto"/>
        <w:ind w:firstLine="480" w:firstLineChars="200"/>
        <w:rPr>
          <w:sz w:val="24"/>
        </w:rPr>
      </w:pPr>
    </w:p>
    <w:p w14:paraId="04F7C9BC">
      <w:pPr>
        <w:spacing w:line="360" w:lineRule="auto"/>
        <w:ind w:firstLine="480" w:firstLineChars="200"/>
        <w:rPr>
          <w:sz w:val="24"/>
        </w:rPr>
      </w:pPr>
    </w:p>
    <w:p w14:paraId="3102E885">
      <w:pPr>
        <w:spacing w:line="360" w:lineRule="auto"/>
        <w:ind w:firstLine="480" w:firstLineChars="200"/>
        <w:rPr>
          <w:sz w:val="24"/>
        </w:rPr>
      </w:pPr>
    </w:p>
    <w:p w14:paraId="579F0B22">
      <w:pPr>
        <w:spacing w:line="360" w:lineRule="auto"/>
        <w:ind w:firstLine="480" w:firstLineChars="200"/>
        <w:rPr>
          <w:sz w:val="24"/>
        </w:rPr>
      </w:pPr>
    </w:p>
    <w:p w14:paraId="0B7B08DF">
      <w:pPr>
        <w:spacing w:line="360" w:lineRule="auto"/>
        <w:ind w:firstLine="480" w:firstLineChars="200"/>
        <w:rPr>
          <w:sz w:val="24"/>
        </w:rPr>
      </w:pPr>
    </w:p>
    <w:p w14:paraId="0A100D9C">
      <w:pPr>
        <w:spacing w:line="360" w:lineRule="auto"/>
        <w:ind w:firstLine="480" w:firstLineChars="200"/>
        <w:rPr>
          <w:sz w:val="24"/>
        </w:rPr>
      </w:pPr>
    </w:p>
    <w:p w14:paraId="24E6CECC">
      <w:pPr>
        <w:spacing w:line="360" w:lineRule="auto"/>
        <w:ind w:firstLine="480" w:firstLineChars="200"/>
        <w:rPr>
          <w:sz w:val="24"/>
        </w:rPr>
      </w:pPr>
    </w:p>
    <w:p w14:paraId="459839A2">
      <w:pPr>
        <w:spacing w:line="360" w:lineRule="auto"/>
        <w:ind w:firstLine="480" w:firstLineChars="200"/>
        <w:rPr>
          <w:sz w:val="24"/>
        </w:rPr>
      </w:pPr>
    </w:p>
    <w:p w14:paraId="7BE7C74D">
      <w:pPr>
        <w:spacing w:line="360" w:lineRule="auto"/>
        <w:ind w:firstLine="480" w:firstLineChars="200"/>
        <w:rPr>
          <w:sz w:val="24"/>
        </w:rPr>
      </w:pPr>
    </w:p>
    <w:p w14:paraId="05D5D1CF">
      <w:pPr>
        <w:spacing w:line="360" w:lineRule="auto"/>
        <w:ind w:firstLine="723" w:firstLineChars="200"/>
        <w:jc w:val="center"/>
        <w:rPr>
          <w:rFonts w:hint="eastAsia" w:ascii="黑体" w:eastAsia="黑体"/>
          <w:b/>
          <w:sz w:val="36"/>
          <w:szCs w:val="36"/>
          <w:lang w:eastAsia="zh-CN"/>
        </w:rPr>
      </w:pPr>
      <w:del w:id="4" w:author="tongweiwei" w:date="2025-02-10T13:41:50Z">
        <w:r>
          <w:rPr>
            <w:rFonts w:hint="eastAsia" w:ascii="黑体" w:eastAsia="黑体"/>
            <w:b/>
            <w:sz w:val="36"/>
            <w:szCs w:val="36"/>
          </w:rPr>
          <w:delText>中邮资产艮岳集结2号私募基金</w:delText>
        </w:r>
      </w:del>
      <w:ins w:id="5" w:author="tongweiwei" w:date="2025-02-10T13:41:50Z">
        <w:r>
          <w:rPr>
            <w:rFonts w:hint="eastAsia" w:ascii="黑体" w:eastAsia="黑体"/>
            <w:b/>
            <w:sz w:val="36"/>
            <w:szCs w:val="36"/>
            <w:lang w:eastAsia="zh-CN"/>
          </w:rPr>
          <w:t>艮岳集结2号私募证券投资基金</w:t>
        </w:r>
      </w:ins>
    </w:p>
    <w:p w14:paraId="76DE96FC">
      <w:pPr>
        <w:spacing w:line="360" w:lineRule="auto"/>
        <w:ind w:firstLine="723" w:firstLineChars="200"/>
        <w:jc w:val="center"/>
        <w:rPr>
          <w:rFonts w:ascii="黑体" w:eastAsia="黑体"/>
          <w:b/>
          <w:sz w:val="36"/>
          <w:szCs w:val="36"/>
        </w:rPr>
      </w:pPr>
      <w:r>
        <w:rPr>
          <w:rFonts w:hint="eastAsia" w:ascii="黑体" w:eastAsia="黑体"/>
          <w:b/>
          <w:sz w:val="36"/>
          <w:szCs w:val="36"/>
        </w:rPr>
        <w:t>基金合同</w:t>
      </w:r>
    </w:p>
    <w:p w14:paraId="545348DE">
      <w:pPr>
        <w:spacing w:line="360" w:lineRule="auto"/>
        <w:ind w:firstLine="482" w:firstLineChars="200"/>
        <w:jc w:val="center"/>
        <w:rPr>
          <w:b/>
          <w:sz w:val="24"/>
        </w:rPr>
      </w:pPr>
      <w:r>
        <w:rPr>
          <w:rFonts w:hint="eastAsia"/>
          <w:b/>
          <w:sz w:val="24"/>
        </w:rPr>
        <w:t>（</w:t>
      </w:r>
      <w:del w:id="6" w:author="tongweiwei" w:date="2025-02-07T13:50:22Z">
        <w:r>
          <w:rPr>
            <w:rFonts w:hint="default"/>
            <w:b/>
            <w:sz w:val="24"/>
            <w:lang w:val="en-US"/>
          </w:rPr>
          <w:delText>202401</w:delText>
        </w:r>
      </w:del>
      <w:ins w:id="7" w:author="tongweiwei" w:date="2025-02-07T13:50:22Z">
        <w:r>
          <w:rPr>
            <w:rFonts w:hint="eastAsia"/>
            <w:b/>
            <w:sz w:val="24"/>
            <w:lang w:val="en-US" w:eastAsia="zh-CN"/>
          </w:rPr>
          <w:t>20250</w:t>
        </w:r>
      </w:ins>
      <w:ins w:id="8" w:author="tongweiwei" w:date="2025-02-07T13:50:23Z">
        <w:r>
          <w:rPr>
            <w:rFonts w:hint="eastAsia"/>
            <w:b/>
            <w:sz w:val="24"/>
            <w:lang w:val="en-US" w:eastAsia="zh-CN"/>
          </w:rPr>
          <w:t>1</w:t>
        </w:r>
      </w:ins>
      <w:r>
        <w:rPr>
          <w:rFonts w:hint="eastAsia"/>
          <w:b/>
          <w:sz w:val="24"/>
        </w:rPr>
        <w:t>）</w:t>
      </w:r>
    </w:p>
    <w:p w14:paraId="1A1F484A">
      <w:pPr>
        <w:spacing w:line="360" w:lineRule="auto"/>
        <w:ind w:firstLine="480" w:firstLineChars="200"/>
        <w:rPr>
          <w:sz w:val="24"/>
        </w:rPr>
      </w:pPr>
    </w:p>
    <w:p w14:paraId="3D24F7FB">
      <w:pPr>
        <w:spacing w:line="360" w:lineRule="auto"/>
        <w:ind w:firstLine="480" w:firstLineChars="200"/>
        <w:rPr>
          <w:sz w:val="24"/>
        </w:rPr>
      </w:pPr>
    </w:p>
    <w:p w14:paraId="4E4A1B65">
      <w:pPr>
        <w:spacing w:line="360" w:lineRule="auto"/>
        <w:ind w:firstLine="480" w:firstLineChars="200"/>
        <w:rPr>
          <w:sz w:val="24"/>
        </w:rPr>
      </w:pPr>
    </w:p>
    <w:p w14:paraId="0C09C8E9">
      <w:pPr>
        <w:spacing w:line="360" w:lineRule="auto"/>
        <w:ind w:firstLine="480" w:firstLineChars="200"/>
        <w:rPr>
          <w:sz w:val="24"/>
        </w:rPr>
      </w:pPr>
    </w:p>
    <w:p w14:paraId="6E6D569A">
      <w:pPr>
        <w:spacing w:line="360" w:lineRule="auto"/>
        <w:ind w:firstLine="480" w:firstLineChars="200"/>
        <w:rPr>
          <w:sz w:val="24"/>
        </w:rPr>
      </w:pPr>
    </w:p>
    <w:p w14:paraId="73A0487B">
      <w:pPr>
        <w:spacing w:line="360" w:lineRule="auto"/>
        <w:ind w:firstLine="480" w:firstLineChars="200"/>
        <w:rPr>
          <w:sz w:val="24"/>
        </w:rPr>
      </w:pPr>
    </w:p>
    <w:p w14:paraId="67097E4F">
      <w:pPr>
        <w:spacing w:line="360" w:lineRule="auto"/>
        <w:ind w:firstLine="480" w:firstLineChars="200"/>
        <w:rPr>
          <w:sz w:val="24"/>
        </w:rPr>
      </w:pPr>
    </w:p>
    <w:p w14:paraId="723F7EA1">
      <w:pPr>
        <w:spacing w:line="360" w:lineRule="auto"/>
        <w:ind w:firstLine="480" w:firstLineChars="200"/>
        <w:rPr>
          <w:sz w:val="24"/>
        </w:rPr>
      </w:pPr>
    </w:p>
    <w:p w14:paraId="08E9CFD7">
      <w:pPr>
        <w:spacing w:line="360" w:lineRule="auto"/>
        <w:ind w:firstLine="2549" w:firstLineChars="1209"/>
        <w:rPr>
          <w:rFonts w:hint="eastAsia" w:ascii="宋体" w:hAnsi="宋体"/>
          <w:b/>
          <w:szCs w:val="21"/>
        </w:rPr>
      </w:pPr>
    </w:p>
    <w:p w14:paraId="0CD72D92">
      <w:pPr>
        <w:spacing w:line="360" w:lineRule="auto"/>
        <w:ind w:left="2547" w:leftChars="1213"/>
        <w:rPr>
          <w:rFonts w:hint="eastAsia" w:ascii="宋体" w:hAnsi="宋体"/>
          <w:b/>
          <w:szCs w:val="21"/>
        </w:rPr>
      </w:pPr>
      <w:r>
        <w:rPr>
          <w:rFonts w:hint="eastAsia" w:ascii="宋体" w:hAnsi="宋体"/>
          <w:b/>
          <w:szCs w:val="21"/>
        </w:rPr>
        <w:t>基金管理人：杭州艮岳私募基金管理有限公司</w:t>
      </w:r>
    </w:p>
    <w:p w14:paraId="3B79CA2A">
      <w:pPr>
        <w:ind w:left="2547" w:leftChars="1213"/>
        <w:rPr>
          <w:sz w:val="24"/>
        </w:rPr>
        <w:sectPr>
          <w:headerReference r:id="rId3" w:type="first"/>
          <w:footerReference r:id="rId4" w:type="default"/>
          <w:pgSz w:w="11906" w:h="16838"/>
          <w:pgMar w:top="1440" w:right="1800" w:bottom="1440" w:left="1800" w:header="851" w:footer="992" w:gutter="0"/>
          <w:pgNumType w:start="1"/>
          <w:cols w:space="425" w:num="1"/>
          <w:docGrid w:type="lines" w:linePitch="312" w:charSpace="0"/>
        </w:sectPr>
      </w:pPr>
      <w:r>
        <w:rPr>
          <w:rFonts w:hint="eastAsia" w:ascii="宋体" w:hAnsi="宋体"/>
          <w:b/>
          <w:szCs w:val="21"/>
        </w:rPr>
        <w:t>基金托管人：招商证券股份有限公司</w:t>
      </w:r>
    </w:p>
    <w:p w14:paraId="1D7D4AFF">
      <w:pPr>
        <w:spacing w:line="360" w:lineRule="auto"/>
        <w:ind w:firstLine="482" w:firstLineChars="200"/>
        <w:jc w:val="center"/>
        <w:rPr>
          <w:rFonts w:hint="eastAsia" w:ascii="宋体" w:hAnsi="宋体"/>
          <w:b/>
          <w:sz w:val="24"/>
          <w:szCs w:val="28"/>
        </w:rPr>
      </w:pPr>
      <w:r>
        <w:rPr>
          <w:rFonts w:hint="eastAsia" w:ascii="宋体" w:hAnsi="宋体"/>
          <w:b/>
          <w:sz w:val="24"/>
          <w:szCs w:val="28"/>
        </w:rPr>
        <w:t>投资者承诺书</w:t>
      </w:r>
    </w:p>
    <w:p w14:paraId="6AB2E510">
      <w:pPr>
        <w:spacing w:line="360" w:lineRule="auto"/>
        <w:rPr>
          <w:rFonts w:hint="eastAsia" w:ascii="宋体" w:hAnsi="宋体"/>
          <w:b/>
          <w:sz w:val="24"/>
        </w:rPr>
      </w:pPr>
    </w:p>
    <w:p w14:paraId="6C0A7B24">
      <w:pPr>
        <w:spacing w:line="360" w:lineRule="auto"/>
        <w:rPr>
          <w:rFonts w:hint="eastAsia" w:ascii="宋体" w:hAnsi="宋体"/>
          <w:b/>
          <w:sz w:val="24"/>
        </w:rPr>
      </w:pPr>
      <w:r>
        <w:rPr>
          <w:rFonts w:ascii="宋体" w:hAnsi="宋体"/>
          <w:b/>
          <w:sz w:val="24"/>
        </w:rPr>
        <w:t>杭州艮岳私募基金管理有限公司</w:t>
      </w:r>
      <w:r>
        <w:rPr>
          <w:rFonts w:hint="eastAsia" w:ascii="宋体" w:hAnsi="宋体"/>
          <w:b/>
          <w:sz w:val="24"/>
        </w:rPr>
        <w:t>：</w:t>
      </w:r>
    </w:p>
    <w:p w14:paraId="6922F63B">
      <w:pPr>
        <w:spacing w:line="360" w:lineRule="auto"/>
        <w:ind w:firstLine="429" w:firstLineChars="179"/>
        <w:rPr>
          <w:rFonts w:hint="eastAsia" w:ascii="宋体" w:hAnsi="宋体"/>
          <w:sz w:val="24"/>
        </w:rPr>
      </w:pPr>
      <w:r>
        <w:rPr>
          <w:rFonts w:hint="eastAsia" w:cs="仿宋_GB2312" w:asciiTheme="minorEastAsia" w:hAnsiTheme="minorEastAsia" w:eastAsiaTheme="minorEastAsia"/>
          <w:sz w:val="24"/>
        </w:rPr>
        <w:t>1、本人/本单位承诺符合《私募投资基金监督管理暂行办法》、《证券期货投资者适当性管理办法》、《基金募集机构投资者适当性管理实施指引（试行）》及其他法律法规、证监会规定的合格投资者标准，具有相应的风险识别能力和风险承受能力。本人/本单位</w:t>
      </w:r>
      <w:r>
        <w:rPr>
          <w:rFonts w:hint="eastAsia" w:ascii="宋体" w:hAnsi="宋体"/>
          <w:sz w:val="24"/>
        </w:rPr>
        <w:t>承诺向基金管理人提供的有关投资目的、投资偏好、投资限制和风险承受能力等情况真实合法、完整有效，不存在任何重大遗漏或误导性陈述，前述信息资料如发生任何实质性变更，</w:t>
      </w:r>
      <w:r>
        <w:rPr>
          <w:rFonts w:hint="eastAsia" w:cs="仿宋_GB2312" w:asciiTheme="minorEastAsia" w:hAnsiTheme="minorEastAsia" w:eastAsiaTheme="minorEastAsia"/>
          <w:sz w:val="24"/>
        </w:rPr>
        <w:t>本人/本单位</w:t>
      </w:r>
      <w:r>
        <w:rPr>
          <w:rFonts w:hint="eastAsia" w:ascii="宋体" w:hAnsi="宋体"/>
          <w:sz w:val="24"/>
        </w:rPr>
        <w:t>应当及时书面告知基金管理人或代销机构。</w:t>
      </w:r>
    </w:p>
    <w:p w14:paraId="7D4D33D6">
      <w:pPr>
        <w:spacing w:line="360" w:lineRule="auto"/>
        <w:ind w:firstLine="429" w:firstLineChars="179"/>
        <w:rPr>
          <w:rFonts w:hint="eastAsia" w:ascii="宋体" w:hAnsi="宋体"/>
          <w:sz w:val="24"/>
        </w:rPr>
      </w:pPr>
      <w:r>
        <w:rPr>
          <w:rFonts w:hint="eastAsia" w:ascii="宋体" w:hAnsi="宋体"/>
          <w:sz w:val="24"/>
        </w:rPr>
        <w:t>2、</w:t>
      </w:r>
      <w:r>
        <w:rPr>
          <w:rFonts w:hint="eastAsia" w:cs="仿宋_GB2312" w:asciiTheme="minorEastAsia" w:hAnsiTheme="minorEastAsia" w:eastAsiaTheme="minorEastAsia"/>
          <w:sz w:val="24"/>
        </w:rPr>
        <w:t>本人/本单位承诺</w:t>
      </w:r>
      <w:r>
        <w:rPr>
          <w:rFonts w:hint="eastAsia"/>
          <w:sz w:val="24"/>
        </w:rPr>
        <w:t>用于认购/申购基金份额的财产</w:t>
      </w:r>
      <w:r>
        <w:rPr>
          <w:rFonts w:hint="eastAsia" w:ascii="宋体" w:hAnsi="宋体"/>
          <w:sz w:val="24"/>
        </w:rPr>
        <w:t>为投资者拥有合法所有权或处分权的资产，保证该等财产的来源及用途符合法律法规和相关政策规定，</w:t>
      </w:r>
      <w:r>
        <w:rPr>
          <w:rFonts w:hint="eastAsia"/>
          <w:sz w:val="24"/>
        </w:rPr>
        <w:t>不存在非法汇集他人资金投资的情形，</w:t>
      </w:r>
      <w:r>
        <w:rPr>
          <w:rFonts w:hint="eastAsia" w:ascii="宋体" w:hAnsi="宋体"/>
          <w:sz w:val="24"/>
        </w:rPr>
        <w:t>不存在不合理的利益输送、关联交易及洗钱等情况，</w:t>
      </w:r>
      <w:r>
        <w:rPr>
          <w:rFonts w:hint="eastAsia" w:cs="仿宋_GB2312" w:asciiTheme="minorEastAsia" w:hAnsiTheme="minorEastAsia" w:eastAsiaTheme="minorEastAsia"/>
          <w:sz w:val="24"/>
        </w:rPr>
        <w:t>本人/本单位</w:t>
      </w:r>
      <w:r>
        <w:rPr>
          <w:rFonts w:hint="eastAsia" w:ascii="宋体" w:hAnsi="宋体"/>
          <w:sz w:val="24"/>
        </w:rPr>
        <w:t>保证有完全及合法的权利委托基金管理人进行基金财产的投资管理，以及委托基金托管人进行基金财产的托管业务。</w:t>
      </w:r>
    </w:p>
    <w:p w14:paraId="15CA82FE">
      <w:pPr>
        <w:spacing w:line="360" w:lineRule="auto"/>
        <w:ind w:firstLine="429" w:firstLineChars="179"/>
        <w:rPr>
          <w:rFonts w:hint="eastAsia" w:ascii="宋体" w:hAnsi="宋体"/>
          <w:sz w:val="24"/>
        </w:rPr>
      </w:pPr>
      <w:r>
        <w:rPr>
          <w:rFonts w:hint="eastAsia" w:ascii="宋体" w:hAnsi="宋体"/>
          <w:sz w:val="24"/>
        </w:rPr>
        <w:t>3、本人/本单位承诺已充分理解本基金合同全文，了解相关权利、义务，了解有关法律法规及所投资基金的风险收益特征，了解本基金的投资决策安排，愿意承担相应的投资风险。本人/本单位承认，基金管理人、基金托管人未对基金财产的收益状况做出任何承诺或担保。</w:t>
      </w:r>
    </w:p>
    <w:p w14:paraId="151013A2">
      <w:pPr>
        <w:spacing w:line="360" w:lineRule="auto"/>
        <w:ind w:firstLine="429" w:firstLineChars="179"/>
        <w:rPr>
          <w:rFonts w:hint="eastAsia" w:cs="仿宋_GB2312" w:asciiTheme="minorEastAsia" w:hAnsiTheme="minorEastAsia" w:eastAsiaTheme="minorEastAsia"/>
          <w:sz w:val="24"/>
        </w:rPr>
      </w:pPr>
      <w:r>
        <w:rPr>
          <w:rFonts w:hint="eastAsia" w:cs="仿宋_GB2312" w:asciiTheme="minorEastAsia" w:hAnsiTheme="minorEastAsia" w:eastAsiaTheme="minorEastAsia"/>
          <w:sz w:val="24"/>
        </w:rPr>
        <w:t>4、本人/本单位承诺，基金管理人有权要求本人/本单位提供资产来源及用途合法性证明，对资产来源及用途及合法性进行调查，本人/本单位愿意配合。</w:t>
      </w:r>
    </w:p>
    <w:p w14:paraId="24CDDAA9">
      <w:pPr>
        <w:spacing w:line="360" w:lineRule="auto"/>
        <w:ind w:firstLine="429" w:firstLineChars="179"/>
        <w:rPr>
          <w:rFonts w:hint="eastAsia" w:cs="仿宋_GB2312" w:asciiTheme="minorEastAsia" w:hAnsiTheme="minorEastAsia" w:eastAsiaTheme="minorEastAsia"/>
          <w:sz w:val="24"/>
        </w:rPr>
      </w:pPr>
      <w:r>
        <w:rPr>
          <w:rFonts w:hint="eastAsia" w:cs="仿宋_GB2312" w:asciiTheme="minorEastAsia" w:hAnsiTheme="minorEastAsia" w:eastAsiaTheme="minorEastAsia"/>
          <w:sz w:val="24"/>
        </w:rPr>
        <w:t>5、本人/本单位承诺，本人/本单位在参与基金管理人发起设立的私募基金的投资过程中，如果因存在欺诈、隐瞒或其他不符合实际情况的陈述所产生的一切责任，由本人/本单位自行承担，与基金管理人及基金托管人无关。</w:t>
      </w:r>
    </w:p>
    <w:p w14:paraId="084A50B4">
      <w:pPr>
        <w:spacing w:line="360" w:lineRule="auto"/>
        <w:ind w:right="84" w:firstLine="2760" w:firstLineChars="1150"/>
        <w:rPr>
          <w:rFonts w:hint="eastAsia" w:ascii="宋体" w:hAnsi="宋体"/>
          <w:b/>
          <w:sz w:val="24"/>
        </w:rPr>
      </w:pPr>
      <w:r>
        <w:rPr>
          <w:rFonts w:hint="eastAsia" w:asciiTheme="minorEastAsia" w:hAnsiTheme="minorEastAsia" w:eastAsiaTheme="minorEastAsia"/>
          <w:sz w:val="24"/>
        </w:rPr>
        <w:t>承诺人</w:t>
      </w:r>
      <w:r>
        <w:rPr>
          <w:rFonts w:hint="eastAsia" w:ascii="宋体" w:hAnsi="宋体"/>
          <w:b/>
          <w:sz w:val="24"/>
        </w:rPr>
        <w:t>（自然人）</w:t>
      </w:r>
    </w:p>
    <w:p w14:paraId="2606AB8F">
      <w:pPr>
        <w:spacing w:line="360" w:lineRule="auto"/>
        <w:ind w:right="84" w:firstLine="3120" w:firstLineChars="1300"/>
        <w:rPr>
          <w:rFonts w:hint="eastAsia" w:ascii="宋体" w:hAnsi="宋体"/>
          <w:sz w:val="24"/>
        </w:rPr>
      </w:pPr>
      <w:r>
        <w:rPr>
          <w:rFonts w:hint="eastAsia" w:ascii="宋体" w:hAnsi="宋体"/>
          <w:sz w:val="24"/>
        </w:rPr>
        <w:t>（签字）</w:t>
      </w:r>
    </w:p>
    <w:p w14:paraId="68F06031">
      <w:pPr>
        <w:spacing w:line="360" w:lineRule="auto"/>
        <w:ind w:right="84" w:firstLine="2760" w:firstLineChars="1150"/>
        <w:rPr>
          <w:rFonts w:hint="eastAsia" w:ascii="宋体" w:hAnsi="宋体"/>
          <w:sz w:val="24"/>
        </w:rPr>
      </w:pPr>
      <w:r>
        <w:rPr>
          <w:rFonts w:hint="eastAsia" w:ascii="宋体" w:hAnsi="宋体"/>
          <w:sz w:val="24"/>
        </w:rPr>
        <w:t>或：</w:t>
      </w:r>
      <w:r>
        <w:rPr>
          <w:rFonts w:hint="eastAsia" w:asciiTheme="minorEastAsia" w:hAnsiTheme="minorEastAsia" w:eastAsiaTheme="minorEastAsia"/>
          <w:sz w:val="24"/>
        </w:rPr>
        <w:t>承诺人</w:t>
      </w:r>
      <w:r>
        <w:rPr>
          <w:rFonts w:hint="eastAsia" w:ascii="宋体" w:hAnsi="宋体"/>
          <w:b/>
          <w:sz w:val="24"/>
        </w:rPr>
        <w:t>（机构）</w:t>
      </w:r>
    </w:p>
    <w:p w14:paraId="68A7306F">
      <w:pPr>
        <w:spacing w:line="360" w:lineRule="auto"/>
        <w:ind w:right="84" w:firstLine="2760" w:firstLineChars="1150"/>
        <w:rPr>
          <w:rFonts w:hint="eastAsia" w:ascii="宋体" w:hAnsi="宋体"/>
          <w:sz w:val="24"/>
        </w:rPr>
      </w:pPr>
      <w:r>
        <w:rPr>
          <w:rFonts w:hint="eastAsia" w:ascii="宋体" w:hAnsi="宋体"/>
          <w:sz w:val="24"/>
        </w:rPr>
        <w:t>（加盖公章并由法定代表人/负责人或授权代表签字）</w:t>
      </w:r>
    </w:p>
    <w:p w14:paraId="70F9FD18">
      <w:pPr>
        <w:spacing w:line="360" w:lineRule="auto"/>
        <w:ind w:right="480" w:firstLine="2880" w:firstLineChars="1200"/>
        <w:rPr>
          <w:rFonts w:hint="eastAsia" w:asciiTheme="minorEastAsia" w:hAnsiTheme="minorEastAsia" w:eastAsiaTheme="minorEastAsia"/>
          <w:sz w:val="24"/>
        </w:rPr>
      </w:pPr>
      <w:r>
        <w:rPr>
          <w:rFonts w:hint="eastAsia" w:asciiTheme="minorEastAsia" w:hAnsiTheme="minorEastAsia" w:eastAsiaTheme="minorEastAsia"/>
          <w:sz w:val="24"/>
        </w:rPr>
        <w:t>日期：     年     月     日</w:t>
      </w:r>
    </w:p>
    <w:p w14:paraId="4482CA1F">
      <w:pPr>
        <w:spacing w:line="360" w:lineRule="auto"/>
        <w:jc w:val="left"/>
        <w:rPr>
          <w:sz w:val="24"/>
        </w:rPr>
        <w:sectPr>
          <w:headerReference r:id="rId5" w:type="default"/>
          <w:footerReference r:id="rId6" w:type="default"/>
          <w:pgSz w:w="11906" w:h="16838"/>
          <w:pgMar w:top="1440" w:right="1800" w:bottom="1440" w:left="1800" w:header="851" w:footer="992" w:gutter="0"/>
          <w:pgNumType w:start="1"/>
          <w:cols w:space="425" w:num="1"/>
          <w:docGrid w:type="lines" w:linePitch="312" w:charSpace="0"/>
        </w:sectPr>
      </w:pPr>
    </w:p>
    <w:p w14:paraId="6CE97723">
      <w:pPr>
        <w:spacing w:line="360" w:lineRule="auto"/>
        <w:ind w:firstLine="140" w:firstLineChars="58"/>
        <w:jc w:val="center"/>
        <w:rPr>
          <w:b/>
          <w:sz w:val="24"/>
        </w:rPr>
      </w:pPr>
      <w:r>
        <w:rPr>
          <w:rFonts w:hint="eastAsia"/>
          <w:b/>
          <w:sz w:val="24"/>
        </w:rPr>
        <w:t>投资者告知书</w:t>
      </w:r>
    </w:p>
    <w:p w14:paraId="538C763F">
      <w:pPr>
        <w:spacing w:line="360" w:lineRule="auto"/>
        <w:jc w:val="left"/>
        <w:rPr>
          <w:b/>
          <w:sz w:val="24"/>
        </w:rPr>
      </w:pPr>
    </w:p>
    <w:p w14:paraId="4EA12487">
      <w:pPr>
        <w:spacing w:line="360" w:lineRule="auto"/>
        <w:jc w:val="left"/>
        <w:rPr>
          <w:b/>
          <w:sz w:val="24"/>
        </w:rPr>
      </w:pPr>
      <w:r>
        <w:rPr>
          <w:rFonts w:hint="eastAsia"/>
          <w:b/>
          <w:sz w:val="24"/>
        </w:rPr>
        <w:t>尊敬的投资者：</w:t>
      </w:r>
    </w:p>
    <w:p w14:paraId="1703407D">
      <w:pPr>
        <w:spacing w:line="360" w:lineRule="auto"/>
        <w:ind w:firstLine="480" w:firstLineChars="200"/>
        <w:rPr>
          <w:sz w:val="24"/>
        </w:rPr>
      </w:pPr>
      <w:r>
        <w:rPr>
          <w:rFonts w:hint="eastAsia" w:ascii="宋体" w:hAnsi="宋体"/>
          <w:sz w:val="24"/>
        </w:rPr>
        <w:t>本基金通过直销机构（基金管理人）和基金管理人委托的代销机构进行销售。基金投资者认购或申购本基金，以人民币货币资金形式交付，在直销机构认购或申购的投资者须将认购资金从在中国境内开立的自有银行账户划款至募集账户，在代销机构认购或申购的投资者按代销机构的规定缴付资金。</w:t>
      </w:r>
    </w:p>
    <w:p w14:paraId="72CDAF08">
      <w:pPr>
        <w:spacing w:line="360" w:lineRule="auto"/>
        <w:ind w:firstLine="480" w:firstLineChars="200"/>
        <w:rPr>
          <w:sz w:val="24"/>
        </w:rPr>
      </w:pPr>
      <w:r>
        <w:rPr>
          <w:rFonts w:hint="eastAsia"/>
          <w:sz w:val="24"/>
        </w:rPr>
        <w:t>募集账户仅用于本基金募集期间和存续期间认购、申购和赎回资金的归集与支付。募集账户是由募集账户监督机构代基金管理人开立，用于本基金募集期间和存续期间所有销售渠道的认购、申购和赎回资金收付的专用账户，并不代表募集账户监督机构接受投资者的认购、申购资金，也不表明募集账户监督机构对本基金的价值和收益作出实质性判断或保证，也不表明投资于本基金没有风险。在募集账户的使用过程中，除非有足够的证据证明是因募集账户监督机构的原因造成的损失外，基金管理人应就</w:t>
      </w:r>
      <w:r>
        <w:rPr>
          <w:rFonts w:hint="eastAsia"/>
          <w:sz w:val="24"/>
          <w:szCs w:val="20"/>
        </w:rPr>
        <w:t>其自身操作不当等原因所造成的损失承担相关责任，</w:t>
      </w:r>
      <w:r>
        <w:rPr>
          <w:rFonts w:hint="eastAsia"/>
          <w:sz w:val="24"/>
        </w:rPr>
        <w:t>募集账户监督机构对于基金管理人的投资运作不承担任何责任。</w:t>
      </w:r>
    </w:p>
    <w:p w14:paraId="57C0CBE0">
      <w:pPr>
        <w:spacing w:line="360" w:lineRule="auto"/>
        <w:ind w:firstLine="480" w:firstLineChars="200"/>
        <w:rPr>
          <w:sz w:val="24"/>
        </w:rPr>
      </w:pPr>
      <w:r>
        <w:rPr>
          <w:rFonts w:hint="eastAsia"/>
          <w:sz w:val="24"/>
        </w:rPr>
        <w:t>募集账户信息如下：</w:t>
      </w:r>
    </w:p>
    <w:p w14:paraId="1A5A47E3">
      <w:pPr>
        <w:spacing w:line="360" w:lineRule="auto"/>
        <w:ind w:firstLine="480" w:firstLineChars="200"/>
        <w:rPr>
          <w:sz w:val="24"/>
        </w:rPr>
      </w:pPr>
      <w:r>
        <w:rPr>
          <w:rFonts w:hint="eastAsia"/>
          <w:sz w:val="24"/>
        </w:rPr>
        <w:t>账户名：招商证券股份有限公司基金运营外包服务募集专户</w:t>
      </w:r>
    </w:p>
    <w:p w14:paraId="14849E71">
      <w:pPr>
        <w:spacing w:line="360" w:lineRule="auto"/>
        <w:ind w:firstLine="480" w:firstLineChars="200"/>
        <w:rPr>
          <w:sz w:val="24"/>
        </w:rPr>
      </w:pPr>
      <w:r>
        <w:rPr>
          <w:rFonts w:hint="eastAsia"/>
          <w:sz w:val="24"/>
        </w:rPr>
        <w:t>账号：41190006851091903007633</w:t>
      </w:r>
    </w:p>
    <w:p w14:paraId="3EBF19C3">
      <w:pPr>
        <w:spacing w:line="360" w:lineRule="auto"/>
        <w:ind w:firstLine="480" w:firstLineChars="200"/>
        <w:rPr>
          <w:sz w:val="24"/>
        </w:rPr>
      </w:pPr>
      <w:r>
        <w:rPr>
          <w:rFonts w:hint="eastAsia"/>
          <w:sz w:val="24"/>
        </w:rPr>
        <w:t>开户行：招商银行股份有限公司深圳深纺大厦支行</w:t>
      </w:r>
    </w:p>
    <w:p w14:paraId="444C16F8">
      <w:pPr>
        <w:spacing w:line="360" w:lineRule="auto"/>
        <w:ind w:firstLine="480" w:firstLineChars="200"/>
        <w:rPr>
          <w:sz w:val="24"/>
        </w:rPr>
      </w:pPr>
      <w:r>
        <w:rPr>
          <w:rFonts w:hint="eastAsia"/>
          <w:sz w:val="24"/>
        </w:rPr>
        <w:t>大额支付系统行号：</w:t>
      </w:r>
      <w:r>
        <w:rPr>
          <w:sz w:val="24"/>
        </w:rPr>
        <w:t>3085840016</w:t>
      </w:r>
      <w:r>
        <w:rPr>
          <w:rFonts w:hint="eastAsia"/>
          <w:sz w:val="24"/>
        </w:rPr>
        <w:t>27</w:t>
      </w:r>
    </w:p>
    <w:p w14:paraId="361A0CB9">
      <w:pPr>
        <w:spacing w:line="360" w:lineRule="auto"/>
        <w:ind w:firstLine="480" w:firstLineChars="200"/>
        <w:jc w:val="left"/>
        <w:rPr>
          <w:sz w:val="24"/>
        </w:rPr>
      </w:pPr>
    </w:p>
    <w:p w14:paraId="2066ECE0">
      <w:pPr>
        <w:spacing w:line="360" w:lineRule="auto"/>
        <w:ind w:firstLine="480" w:firstLineChars="200"/>
        <w:rPr>
          <w:sz w:val="24"/>
        </w:rPr>
      </w:pPr>
      <w:r>
        <w:rPr>
          <w:rFonts w:hint="eastAsia"/>
          <w:sz w:val="24"/>
        </w:rPr>
        <w:t>本人/机构已认真阅读《投资者告知书》，清楚认识并认可关于募集账户的上述告知内容，并愿意自行承担由此可能导致的一切风险和损失。</w:t>
      </w:r>
    </w:p>
    <w:p w14:paraId="279A14C9">
      <w:pPr>
        <w:spacing w:line="360" w:lineRule="auto"/>
        <w:jc w:val="left"/>
        <w:rPr>
          <w:sz w:val="24"/>
        </w:rPr>
      </w:pPr>
    </w:p>
    <w:p w14:paraId="5D1C1A77">
      <w:pPr>
        <w:spacing w:line="360" w:lineRule="auto"/>
        <w:ind w:firstLine="3584" w:firstLineChars="1700"/>
        <w:rPr>
          <w:b/>
        </w:rPr>
      </w:pPr>
      <w:r>
        <w:rPr>
          <w:rFonts w:hint="eastAsia"/>
          <w:b/>
        </w:rPr>
        <w:t>基金投资者（自然人）</w:t>
      </w:r>
    </w:p>
    <w:p w14:paraId="1A3030F5">
      <w:pPr>
        <w:spacing w:line="360" w:lineRule="auto"/>
        <w:ind w:firstLine="4200" w:firstLineChars="2000"/>
      </w:pPr>
      <w:r>
        <w:rPr>
          <w:rFonts w:hint="eastAsia"/>
        </w:rPr>
        <w:t>（签字）</w:t>
      </w:r>
    </w:p>
    <w:p w14:paraId="45D2E5CB">
      <w:pPr>
        <w:spacing w:line="360" w:lineRule="auto"/>
        <w:ind w:firstLine="3570" w:firstLineChars="1700"/>
      </w:pPr>
      <w:r>
        <w:rPr>
          <w:rFonts w:hint="eastAsia"/>
        </w:rPr>
        <w:t>或：</w:t>
      </w:r>
      <w:r>
        <w:rPr>
          <w:rFonts w:hint="eastAsia"/>
          <w:b/>
        </w:rPr>
        <w:t>基金投资者（机构）</w:t>
      </w:r>
    </w:p>
    <w:p w14:paraId="46C67ED4">
      <w:pPr>
        <w:spacing w:line="360" w:lineRule="auto"/>
        <w:ind w:firstLine="3418" w:firstLineChars="1628"/>
      </w:pPr>
      <w:r>
        <w:rPr>
          <w:rFonts w:hint="eastAsia"/>
        </w:rPr>
        <w:t>（加盖公章并由法定代表人/负责人或授权代表签字）</w:t>
      </w:r>
    </w:p>
    <w:p w14:paraId="47FC5BF0">
      <w:pPr>
        <w:spacing w:line="360" w:lineRule="auto"/>
        <w:ind w:firstLine="3418" w:firstLineChars="1628"/>
      </w:pPr>
    </w:p>
    <w:p w14:paraId="375FE69F">
      <w:pPr>
        <w:spacing w:line="360" w:lineRule="auto"/>
        <w:ind w:firstLine="3465" w:firstLineChars="1650"/>
      </w:pPr>
      <w:r>
        <w:t xml:space="preserve">日期：    </w:t>
      </w:r>
      <w:r>
        <w:rPr>
          <w:rFonts w:hint="eastAsia"/>
        </w:rPr>
        <w:t xml:space="preserve">  </w:t>
      </w:r>
      <w:r>
        <w:t>年     月     日</w:t>
      </w:r>
    </w:p>
    <w:p w14:paraId="1D11E50D">
      <w:pPr>
        <w:spacing w:line="360" w:lineRule="auto"/>
        <w:jc w:val="left"/>
        <w:rPr>
          <w:sz w:val="24"/>
        </w:rPr>
        <w:sectPr>
          <w:footerReference r:id="rId7" w:type="default"/>
          <w:pgSz w:w="11906" w:h="16838"/>
          <w:pgMar w:top="1440" w:right="1800" w:bottom="1440" w:left="1800" w:header="851" w:footer="992" w:gutter="0"/>
          <w:cols w:space="425" w:num="1"/>
          <w:docGrid w:type="lines" w:linePitch="312" w:charSpace="0"/>
        </w:sectPr>
      </w:pPr>
    </w:p>
    <w:p w14:paraId="48EE03C0">
      <w:pPr>
        <w:spacing w:line="440" w:lineRule="exact"/>
        <w:ind w:firstLine="482" w:firstLineChars="200"/>
        <w:jc w:val="center"/>
        <w:rPr>
          <w:b/>
          <w:sz w:val="24"/>
        </w:rPr>
      </w:pPr>
      <w:r>
        <w:rPr>
          <w:rFonts w:hint="eastAsia"/>
          <w:b/>
          <w:sz w:val="24"/>
        </w:rPr>
        <w:t>目   录</w:t>
      </w:r>
    </w:p>
    <w:p w14:paraId="6E12A5A7">
      <w:pPr>
        <w:pStyle w:val="19"/>
        <w:spacing w:line="440" w:lineRule="exact"/>
        <w:rPr>
          <w:del w:id="9" w:author="tongweiwei" w:date="2025-02-20T11:56:32Z"/>
          <w:rFonts w:asciiTheme="minorHAnsi" w:hAnsiTheme="minorHAnsi" w:eastAsiaTheme="minorEastAsia" w:cstheme="minorBidi"/>
          <w:szCs w:val="22"/>
        </w:rPr>
      </w:pPr>
      <w:r>
        <w:rPr>
          <w:sz w:val="24"/>
        </w:rPr>
        <w:fldChar w:fldCharType="begin"/>
      </w:r>
      <w:r>
        <w:rPr>
          <w:sz w:val="24"/>
        </w:rPr>
        <w:instrText xml:space="preserve"> </w:instrText>
      </w:r>
      <w:r>
        <w:rPr>
          <w:rFonts w:hint="eastAsia"/>
          <w:sz w:val="24"/>
        </w:rPr>
        <w:instrText xml:space="preserve">TOC \o "1-3" \h \z \u</w:instrText>
      </w:r>
      <w:r>
        <w:rPr>
          <w:sz w:val="24"/>
        </w:rPr>
        <w:instrText xml:space="preserve"> </w:instrText>
      </w:r>
      <w:r>
        <w:rPr>
          <w:sz w:val="24"/>
        </w:rPr>
        <w:fldChar w:fldCharType="separate"/>
      </w:r>
      <w:del w:id="10" w:author="tongweiwei" w:date="2025-02-20T11:56:32Z">
        <w:r>
          <w:rPr/>
          <w:fldChar w:fldCharType="begin"/>
        </w:r>
      </w:del>
      <w:del w:id="11" w:author="tongweiwei" w:date="2025-02-20T11:56:32Z">
        <w:r>
          <w:rPr/>
          <w:delInstrText xml:space="preserve"> HYPERLINK \l "_Toc459392452" </w:delInstrText>
        </w:r>
      </w:del>
      <w:del w:id="12" w:author="tongweiwei" w:date="2025-02-20T11:56:32Z">
        <w:r>
          <w:rPr/>
          <w:fldChar w:fldCharType="separate"/>
        </w:r>
      </w:del>
      <w:del w:id="13" w:author="tongweiwei" w:date="2025-02-20T11:56:32Z">
        <w:r>
          <w:rPr>
            <w:rStyle w:val="30"/>
            <w:rFonts w:hint="eastAsia" w:ascii="宋体" w:hAnsi="宋体"/>
          </w:rPr>
          <w:delText>一、前言</w:delText>
        </w:r>
      </w:del>
      <w:del w:id="14" w:author="tongweiwei" w:date="2025-02-20T11:56:32Z">
        <w:r>
          <w:rPr/>
          <w:tab/>
        </w:r>
      </w:del>
      <w:del w:id="15" w:author="tongweiwei" w:date="2025-02-20T11:56:32Z">
        <w:r>
          <w:rPr/>
          <w:fldChar w:fldCharType="begin"/>
        </w:r>
      </w:del>
      <w:del w:id="16" w:author="tongweiwei" w:date="2025-02-20T11:56:32Z">
        <w:r>
          <w:rPr/>
          <w:delInstrText xml:space="preserve"> PAGEREF _Toc459392452 \h </w:delInstrText>
        </w:r>
      </w:del>
      <w:del w:id="17" w:author="tongweiwei" w:date="2025-02-20T11:56:32Z">
        <w:r>
          <w:rPr/>
          <w:fldChar w:fldCharType="separate"/>
        </w:r>
      </w:del>
      <w:del w:id="18" w:author="tongweiwei" w:date="2025-02-20T11:56:32Z">
        <w:r>
          <w:rPr/>
          <w:delText>1</w:delText>
        </w:r>
      </w:del>
      <w:del w:id="19" w:author="tongweiwei" w:date="2025-02-20T11:56:32Z">
        <w:r>
          <w:rPr/>
          <w:fldChar w:fldCharType="end"/>
        </w:r>
      </w:del>
      <w:del w:id="20" w:author="tongweiwei" w:date="2025-02-20T11:56:32Z">
        <w:r>
          <w:rPr/>
          <w:fldChar w:fldCharType="end"/>
        </w:r>
      </w:del>
    </w:p>
    <w:p w14:paraId="5C69EDC1">
      <w:pPr>
        <w:pStyle w:val="19"/>
        <w:spacing w:line="440" w:lineRule="exact"/>
        <w:rPr>
          <w:del w:id="21" w:author="tongweiwei" w:date="2025-02-20T11:56:32Z"/>
          <w:rFonts w:asciiTheme="minorHAnsi" w:hAnsiTheme="minorHAnsi" w:eastAsiaTheme="minorEastAsia" w:cstheme="minorBidi"/>
          <w:szCs w:val="22"/>
        </w:rPr>
      </w:pPr>
      <w:del w:id="22" w:author="tongweiwei" w:date="2025-02-20T11:56:32Z">
        <w:r>
          <w:rPr/>
          <w:fldChar w:fldCharType="begin"/>
        </w:r>
      </w:del>
      <w:del w:id="23" w:author="tongweiwei" w:date="2025-02-20T11:56:32Z">
        <w:r>
          <w:rPr/>
          <w:delInstrText xml:space="preserve"> HYPERLINK \l "_Toc459392453" </w:delInstrText>
        </w:r>
      </w:del>
      <w:del w:id="24" w:author="tongweiwei" w:date="2025-02-20T11:56:32Z">
        <w:r>
          <w:rPr/>
          <w:fldChar w:fldCharType="separate"/>
        </w:r>
      </w:del>
      <w:del w:id="25" w:author="tongweiwei" w:date="2025-02-20T11:56:32Z">
        <w:r>
          <w:rPr>
            <w:rStyle w:val="30"/>
            <w:rFonts w:hint="eastAsia" w:ascii="宋体" w:hAnsi="宋体"/>
          </w:rPr>
          <w:delText>二、释义</w:delText>
        </w:r>
      </w:del>
      <w:del w:id="26" w:author="tongweiwei" w:date="2025-02-20T11:56:32Z">
        <w:r>
          <w:rPr/>
          <w:tab/>
        </w:r>
      </w:del>
      <w:del w:id="27" w:author="tongweiwei" w:date="2025-02-20T11:56:32Z">
        <w:r>
          <w:rPr/>
          <w:fldChar w:fldCharType="begin"/>
        </w:r>
      </w:del>
      <w:del w:id="28" w:author="tongweiwei" w:date="2025-02-20T11:56:32Z">
        <w:r>
          <w:rPr/>
          <w:delInstrText xml:space="preserve"> PAGEREF _Toc459392453 \h </w:delInstrText>
        </w:r>
      </w:del>
      <w:del w:id="29" w:author="tongweiwei" w:date="2025-02-20T11:56:32Z">
        <w:r>
          <w:rPr/>
          <w:fldChar w:fldCharType="separate"/>
        </w:r>
      </w:del>
      <w:del w:id="30" w:author="tongweiwei" w:date="2025-02-20T11:56:32Z">
        <w:r>
          <w:rPr/>
          <w:delText>1</w:delText>
        </w:r>
      </w:del>
      <w:del w:id="31" w:author="tongweiwei" w:date="2025-02-20T11:56:32Z">
        <w:r>
          <w:rPr/>
          <w:fldChar w:fldCharType="end"/>
        </w:r>
      </w:del>
      <w:del w:id="32" w:author="tongweiwei" w:date="2025-02-20T11:56:32Z">
        <w:r>
          <w:rPr/>
          <w:fldChar w:fldCharType="end"/>
        </w:r>
      </w:del>
    </w:p>
    <w:p w14:paraId="66D2E924">
      <w:pPr>
        <w:pStyle w:val="19"/>
        <w:spacing w:line="440" w:lineRule="exact"/>
        <w:rPr>
          <w:del w:id="33" w:author="tongweiwei" w:date="2025-02-20T11:56:32Z"/>
          <w:rFonts w:asciiTheme="minorHAnsi" w:hAnsiTheme="minorHAnsi" w:eastAsiaTheme="minorEastAsia" w:cstheme="minorBidi"/>
          <w:szCs w:val="22"/>
        </w:rPr>
      </w:pPr>
      <w:del w:id="34" w:author="tongweiwei" w:date="2025-02-20T11:56:32Z">
        <w:r>
          <w:rPr/>
          <w:fldChar w:fldCharType="begin"/>
        </w:r>
      </w:del>
      <w:del w:id="35" w:author="tongweiwei" w:date="2025-02-20T11:56:32Z">
        <w:r>
          <w:rPr/>
          <w:delInstrText xml:space="preserve"> HYPERLINK \l "_Toc459392454" </w:delInstrText>
        </w:r>
      </w:del>
      <w:del w:id="36" w:author="tongweiwei" w:date="2025-02-20T11:56:32Z">
        <w:r>
          <w:rPr/>
          <w:fldChar w:fldCharType="separate"/>
        </w:r>
      </w:del>
      <w:del w:id="37" w:author="tongweiwei" w:date="2025-02-20T11:56:32Z">
        <w:r>
          <w:rPr>
            <w:rStyle w:val="30"/>
            <w:rFonts w:hint="eastAsia" w:ascii="宋体" w:hAnsi="宋体"/>
          </w:rPr>
          <w:delText>三、声明与承诺</w:delText>
        </w:r>
      </w:del>
      <w:del w:id="38" w:author="tongweiwei" w:date="2025-02-20T11:56:32Z">
        <w:r>
          <w:rPr/>
          <w:tab/>
        </w:r>
      </w:del>
      <w:del w:id="39" w:author="tongweiwei" w:date="2025-02-20T11:56:32Z">
        <w:r>
          <w:rPr/>
          <w:fldChar w:fldCharType="begin"/>
        </w:r>
      </w:del>
      <w:del w:id="40" w:author="tongweiwei" w:date="2025-02-20T11:56:32Z">
        <w:r>
          <w:rPr/>
          <w:delInstrText xml:space="preserve"> PAGEREF _Toc459392454 \h </w:delInstrText>
        </w:r>
      </w:del>
      <w:del w:id="41" w:author="tongweiwei" w:date="2025-02-20T11:56:32Z">
        <w:r>
          <w:rPr/>
          <w:fldChar w:fldCharType="separate"/>
        </w:r>
      </w:del>
      <w:del w:id="42" w:author="tongweiwei" w:date="2025-02-20T11:56:32Z">
        <w:r>
          <w:rPr/>
          <w:delText>3</w:delText>
        </w:r>
      </w:del>
      <w:del w:id="43" w:author="tongweiwei" w:date="2025-02-20T11:56:32Z">
        <w:r>
          <w:rPr/>
          <w:fldChar w:fldCharType="end"/>
        </w:r>
      </w:del>
      <w:del w:id="44" w:author="tongweiwei" w:date="2025-02-20T11:56:32Z">
        <w:r>
          <w:rPr/>
          <w:fldChar w:fldCharType="end"/>
        </w:r>
      </w:del>
    </w:p>
    <w:p w14:paraId="4446F6B9">
      <w:pPr>
        <w:pStyle w:val="19"/>
        <w:spacing w:line="440" w:lineRule="exact"/>
        <w:rPr>
          <w:del w:id="45" w:author="tongweiwei" w:date="2025-02-20T11:56:32Z"/>
          <w:rFonts w:asciiTheme="minorHAnsi" w:hAnsiTheme="minorHAnsi" w:eastAsiaTheme="minorEastAsia" w:cstheme="minorBidi"/>
          <w:szCs w:val="22"/>
        </w:rPr>
      </w:pPr>
      <w:del w:id="46" w:author="tongweiwei" w:date="2025-02-20T11:56:32Z">
        <w:r>
          <w:rPr/>
          <w:fldChar w:fldCharType="begin"/>
        </w:r>
      </w:del>
      <w:del w:id="47" w:author="tongweiwei" w:date="2025-02-20T11:56:32Z">
        <w:r>
          <w:rPr/>
          <w:delInstrText xml:space="preserve"> HYPERLINK \l "_Toc459392455" </w:delInstrText>
        </w:r>
      </w:del>
      <w:del w:id="48" w:author="tongweiwei" w:date="2025-02-20T11:56:32Z">
        <w:r>
          <w:rPr/>
          <w:fldChar w:fldCharType="separate"/>
        </w:r>
      </w:del>
      <w:del w:id="49" w:author="tongweiwei" w:date="2025-02-20T11:56:32Z">
        <w:r>
          <w:rPr>
            <w:rStyle w:val="30"/>
            <w:rFonts w:hint="eastAsia" w:ascii="宋体" w:hAnsi="宋体"/>
          </w:rPr>
          <w:delText>四、基金的基本情况</w:delText>
        </w:r>
      </w:del>
      <w:del w:id="50" w:author="tongweiwei" w:date="2025-02-20T11:56:32Z">
        <w:r>
          <w:rPr/>
          <w:tab/>
        </w:r>
      </w:del>
      <w:del w:id="51" w:author="tongweiwei" w:date="2025-02-20T11:56:32Z">
        <w:r>
          <w:rPr/>
          <w:fldChar w:fldCharType="begin"/>
        </w:r>
      </w:del>
      <w:del w:id="52" w:author="tongweiwei" w:date="2025-02-20T11:56:32Z">
        <w:r>
          <w:rPr/>
          <w:delInstrText xml:space="preserve"> PAGEREF _Toc459392455 \h </w:delInstrText>
        </w:r>
      </w:del>
      <w:del w:id="53" w:author="tongweiwei" w:date="2025-02-20T11:56:32Z">
        <w:r>
          <w:rPr/>
          <w:fldChar w:fldCharType="separate"/>
        </w:r>
      </w:del>
      <w:del w:id="54" w:author="tongweiwei" w:date="2025-02-20T11:56:32Z">
        <w:r>
          <w:rPr/>
          <w:delText>4</w:delText>
        </w:r>
      </w:del>
      <w:del w:id="55" w:author="tongweiwei" w:date="2025-02-20T11:56:32Z">
        <w:r>
          <w:rPr/>
          <w:fldChar w:fldCharType="end"/>
        </w:r>
      </w:del>
      <w:del w:id="56" w:author="tongweiwei" w:date="2025-02-20T11:56:32Z">
        <w:r>
          <w:rPr/>
          <w:fldChar w:fldCharType="end"/>
        </w:r>
      </w:del>
    </w:p>
    <w:p w14:paraId="7173FF94">
      <w:pPr>
        <w:pStyle w:val="19"/>
        <w:spacing w:line="440" w:lineRule="exact"/>
        <w:rPr>
          <w:del w:id="57" w:author="tongweiwei" w:date="2025-02-20T11:56:32Z"/>
          <w:rFonts w:asciiTheme="minorHAnsi" w:hAnsiTheme="minorHAnsi" w:eastAsiaTheme="minorEastAsia" w:cstheme="minorBidi"/>
          <w:szCs w:val="22"/>
        </w:rPr>
      </w:pPr>
      <w:del w:id="58" w:author="tongweiwei" w:date="2025-02-20T11:56:32Z">
        <w:r>
          <w:rPr/>
          <w:fldChar w:fldCharType="begin"/>
        </w:r>
      </w:del>
      <w:del w:id="59" w:author="tongweiwei" w:date="2025-02-20T11:56:32Z">
        <w:r>
          <w:rPr/>
          <w:delInstrText xml:space="preserve"> HYPERLINK \l "_Toc459392456" </w:delInstrText>
        </w:r>
      </w:del>
      <w:del w:id="60" w:author="tongweiwei" w:date="2025-02-20T11:56:32Z">
        <w:r>
          <w:rPr/>
          <w:fldChar w:fldCharType="separate"/>
        </w:r>
      </w:del>
      <w:del w:id="61" w:author="tongweiwei" w:date="2025-02-20T11:56:32Z">
        <w:r>
          <w:rPr>
            <w:rStyle w:val="30"/>
            <w:rFonts w:hint="eastAsia" w:ascii="宋体" w:hAnsi="宋体"/>
          </w:rPr>
          <w:delText>五、基金的募集</w:delText>
        </w:r>
      </w:del>
      <w:del w:id="62" w:author="tongweiwei" w:date="2025-02-20T11:56:32Z">
        <w:r>
          <w:rPr/>
          <w:tab/>
        </w:r>
      </w:del>
      <w:del w:id="63" w:author="tongweiwei" w:date="2025-02-20T11:56:32Z">
        <w:r>
          <w:rPr/>
          <w:fldChar w:fldCharType="begin"/>
        </w:r>
      </w:del>
      <w:del w:id="64" w:author="tongweiwei" w:date="2025-02-20T11:56:32Z">
        <w:r>
          <w:rPr/>
          <w:delInstrText xml:space="preserve"> PAGEREF _Toc459392456 \h </w:delInstrText>
        </w:r>
      </w:del>
      <w:del w:id="65" w:author="tongweiwei" w:date="2025-02-20T11:56:32Z">
        <w:r>
          <w:rPr/>
          <w:fldChar w:fldCharType="separate"/>
        </w:r>
      </w:del>
      <w:del w:id="66" w:author="tongweiwei" w:date="2025-02-20T11:56:32Z">
        <w:r>
          <w:rPr/>
          <w:delText>7</w:delText>
        </w:r>
      </w:del>
      <w:del w:id="67" w:author="tongweiwei" w:date="2025-02-20T11:56:32Z">
        <w:r>
          <w:rPr/>
          <w:fldChar w:fldCharType="end"/>
        </w:r>
      </w:del>
      <w:del w:id="68" w:author="tongweiwei" w:date="2025-02-20T11:56:32Z">
        <w:r>
          <w:rPr/>
          <w:fldChar w:fldCharType="end"/>
        </w:r>
      </w:del>
    </w:p>
    <w:p w14:paraId="0A20D1F2">
      <w:pPr>
        <w:pStyle w:val="19"/>
        <w:spacing w:line="440" w:lineRule="exact"/>
        <w:rPr>
          <w:del w:id="69" w:author="tongweiwei" w:date="2025-02-20T11:56:32Z"/>
          <w:rFonts w:asciiTheme="minorHAnsi" w:hAnsiTheme="minorHAnsi" w:eastAsiaTheme="minorEastAsia" w:cstheme="minorBidi"/>
          <w:szCs w:val="22"/>
        </w:rPr>
      </w:pPr>
      <w:del w:id="70" w:author="tongweiwei" w:date="2025-02-20T11:56:32Z">
        <w:r>
          <w:rPr/>
          <w:fldChar w:fldCharType="begin"/>
        </w:r>
      </w:del>
      <w:del w:id="71" w:author="tongweiwei" w:date="2025-02-20T11:56:32Z">
        <w:r>
          <w:rPr/>
          <w:delInstrText xml:space="preserve"> HYPERLINK \l "_Toc459392457" </w:delInstrText>
        </w:r>
      </w:del>
      <w:del w:id="72" w:author="tongweiwei" w:date="2025-02-20T11:56:32Z">
        <w:r>
          <w:rPr/>
          <w:fldChar w:fldCharType="separate"/>
        </w:r>
      </w:del>
      <w:del w:id="73" w:author="tongweiwei" w:date="2025-02-20T11:56:32Z">
        <w:r>
          <w:rPr>
            <w:rStyle w:val="30"/>
            <w:rFonts w:hint="eastAsia" w:ascii="宋体" w:hAnsi="宋体"/>
          </w:rPr>
          <w:delText>六、基金的成立与备案</w:delText>
        </w:r>
      </w:del>
      <w:del w:id="74" w:author="tongweiwei" w:date="2025-02-20T11:56:32Z">
        <w:r>
          <w:rPr/>
          <w:tab/>
        </w:r>
      </w:del>
      <w:del w:id="75" w:author="tongweiwei" w:date="2025-02-20T11:56:32Z">
        <w:r>
          <w:rPr/>
          <w:fldChar w:fldCharType="begin"/>
        </w:r>
      </w:del>
      <w:del w:id="76" w:author="tongweiwei" w:date="2025-02-20T11:56:32Z">
        <w:r>
          <w:rPr/>
          <w:delInstrText xml:space="preserve"> PAGEREF _Toc459392457 \h </w:delInstrText>
        </w:r>
      </w:del>
      <w:del w:id="77" w:author="tongweiwei" w:date="2025-02-20T11:56:32Z">
        <w:r>
          <w:rPr/>
          <w:fldChar w:fldCharType="separate"/>
        </w:r>
      </w:del>
      <w:del w:id="78" w:author="tongweiwei" w:date="2025-02-20T11:56:32Z">
        <w:r>
          <w:rPr/>
          <w:delText>10</w:delText>
        </w:r>
      </w:del>
      <w:del w:id="79" w:author="tongweiwei" w:date="2025-02-20T11:56:32Z">
        <w:r>
          <w:rPr/>
          <w:fldChar w:fldCharType="end"/>
        </w:r>
      </w:del>
      <w:del w:id="80" w:author="tongweiwei" w:date="2025-02-20T11:56:32Z">
        <w:r>
          <w:rPr/>
          <w:fldChar w:fldCharType="end"/>
        </w:r>
      </w:del>
    </w:p>
    <w:p w14:paraId="2822EA16">
      <w:pPr>
        <w:pStyle w:val="19"/>
        <w:spacing w:line="440" w:lineRule="exact"/>
        <w:rPr>
          <w:del w:id="81" w:author="tongweiwei" w:date="2025-02-20T11:56:32Z"/>
          <w:rFonts w:asciiTheme="minorHAnsi" w:hAnsiTheme="minorHAnsi" w:eastAsiaTheme="minorEastAsia" w:cstheme="minorBidi"/>
          <w:szCs w:val="22"/>
        </w:rPr>
      </w:pPr>
      <w:del w:id="82" w:author="tongweiwei" w:date="2025-02-20T11:56:32Z">
        <w:r>
          <w:rPr/>
          <w:fldChar w:fldCharType="begin"/>
        </w:r>
      </w:del>
      <w:del w:id="83" w:author="tongweiwei" w:date="2025-02-20T11:56:32Z">
        <w:r>
          <w:rPr/>
          <w:delInstrText xml:space="preserve"> HYPERLINK \l "_Toc459392458" </w:delInstrText>
        </w:r>
      </w:del>
      <w:del w:id="84" w:author="tongweiwei" w:date="2025-02-20T11:56:32Z">
        <w:r>
          <w:rPr/>
          <w:fldChar w:fldCharType="separate"/>
        </w:r>
      </w:del>
      <w:del w:id="85" w:author="tongweiwei" w:date="2025-02-20T11:56:32Z">
        <w:r>
          <w:rPr>
            <w:rStyle w:val="30"/>
            <w:rFonts w:hint="eastAsia" w:ascii="宋体" w:hAnsi="宋体"/>
          </w:rPr>
          <w:delText>七、基金的申购、赎回与转让</w:delText>
        </w:r>
      </w:del>
      <w:del w:id="86" w:author="tongweiwei" w:date="2025-02-20T11:56:32Z">
        <w:r>
          <w:rPr/>
          <w:tab/>
        </w:r>
      </w:del>
      <w:del w:id="87" w:author="tongweiwei" w:date="2025-02-20T11:56:32Z">
        <w:r>
          <w:rPr/>
          <w:fldChar w:fldCharType="begin"/>
        </w:r>
      </w:del>
      <w:del w:id="88" w:author="tongweiwei" w:date="2025-02-20T11:56:32Z">
        <w:r>
          <w:rPr/>
          <w:delInstrText xml:space="preserve"> PAGEREF _Toc459392458 \h </w:delInstrText>
        </w:r>
      </w:del>
      <w:del w:id="89" w:author="tongweiwei" w:date="2025-02-20T11:56:32Z">
        <w:r>
          <w:rPr/>
          <w:fldChar w:fldCharType="separate"/>
        </w:r>
      </w:del>
      <w:del w:id="90" w:author="tongweiwei" w:date="2025-02-20T11:56:32Z">
        <w:r>
          <w:rPr/>
          <w:delText>11</w:delText>
        </w:r>
      </w:del>
      <w:del w:id="91" w:author="tongweiwei" w:date="2025-02-20T11:56:32Z">
        <w:r>
          <w:rPr/>
          <w:fldChar w:fldCharType="end"/>
        </w:r>
      </w:del>
      <w:del w:id="92" w:author="tongweiwei" w:date="2025-02-20T11:56:32Z">
        <w:r>
          <w:rPr/>
          <w:fldChar w:fldCharType="end"/>
        </w:r>
      </w:del>
    </w:p>
    <w:p w14:paraId="5E7B182B">
      <w:pPr>
        <w:pStyle w:val="19"/>
        <w:spacing w:line="440" w:lineRule="exact"/>
        <w:rPr>
          <w:del w:id="93" w:author="tongweiwei" w:date="2025-02-20T11:56:32Z"/>
          <w:rFonts w:asciiTheme="minorHAnsi" w:hAnsiTheme="minorHAnsi" w:eastAsiaTheme="minorEastAsia" w:cstheme="minorBidi"/>
          <w:szCs w:val="22"/>
        </w:rPr>
      </w:pPr>
      <w:del w:id="94" w:author="tongweiwei" w:date="2025-02-20T11:56:32Z">
        <w:r>
          <w:rPr/>
          <w:fldChar w:fldCharType="begin"/>
        </w:r>
      </w:del>
      <w:del w:id="95" w:author="tongweiwei" w:date="2025-02-20T11:56:32Z">
        <w:r>
          <w:rPr/>
          <w:delInstrText xml:space="preserve"> HYPERLINK \l "_Toc459392459" </w:delInstrText>
        </w:r>
      </w:del>
      <w:del w:id="96" w:author="tongweiwei" w:date="2025-02-20T11:56:32Z">
        <w:r>
          <w:rPr/>
          <w:fldChar w:fldCharType="separate"/>
        </w:r>
      </w:del>
      <w:del w:id="97" w:author="tongweiwei" w:date="2025-02-20T11:56:32Z">
        <w:r>
          <w:rPr>
            <w:rStyle w:val="30"/>
            <w:rFonts w:hint="eastAsia" w:ascii="宋体" w:hAnsi="宋体"/>
          </w:rPr>
          <w:delText>八、当事人及权利义务</w:delText>
        </w:r>
      </w:del>
      <w:del w:id="98" w:author="tongweiwei" w:date="2025-02-20T11:56:32Z">
        <w:r>
          <w:rPr/>
          <w:tab/>
        </w:r>
      </w:del>
      <w:del w:id="99" w:author="tongweiwei" w:date="2025-02-20T11:56:32Z">
        <w:r>
          <w:rPr/>
          <w:fldChar w:fldCharType="begin"/>
        </w:r>
      </w:del>
      <w:del w:id="100" w:author="tongweiwei" w:date="2025-02-20T11:56:32Z">
        <w:r>
          <w:rPr/>
          <w:delInstrText xml:space="preserve"> PAGEREF _Toc459392459 \h </w:delInstrText>
        </w:r>
      </w:del>
      <w:del w:id="101" w:author="tongweiwei" w:date="2025-02-20T11:56:32Z">
        <w:r>
          <w:rPr/>
          <w:fldChar w:fldCharType="separate"/>
        </w:r>
      </w:del>
      <w:del w:id="102" w:author="tongweiwei" w:date="2025-02-20T11:56:32Z">
        <w:r>
          <w:rPr/>
          <w:delText>16</w:delText>
        </w:r>
      </w:del>
      <w:del w:id="103" w:author="tongweiwei" w:date="2025-02-20T11:56:32Z">
        <w:r>
          <w:rPr/>
          <w:fldChar w:fldCharType="end"/>
        </w:r>
      </w:del>
      <w:del w:id="104" w:author="tongweiwei" w:date="2025-02-20T11:56:32Z">
        <w:r>
          <w:rPr/>
          <w:fldChar w:fldCharType="end"/>
        </w:r>
      </w:del>
    </w:p>
    <w:p w14:paraId="335B2315">
      <w:pPr>
        <w:pStyle w:val="19"/>
        <w:spacing w:line="440" w:lineRule="exact"/>
        <w:rPr>
          <w:del w:id="105" w:author="tongweiwei" w:date="2025-02-20T11:56:32Z"/>
          <w:rFonts w:asciiTheme="minorHAnsi" w:hAnsiTheme="minorHAnsi" w:eastAsiaTheme="minorEastAsia" w:cstheme="minorBidi"/>
          <w:szCs w:val="22"/>
        </w:rPr>
      </w:pPr>
      <w:del w:id="106" w:author="tongweiwei" w:date="2025-02-20T11:56:32Z">
        <w:r>
          <w:rPr/>
          <w:fldChar w:fldCharType="begin"/>
        </w:r>
      </w:del>
      <w:del w:id="107" w:author="tongweiwei" w:date="2025-02-20T11:56:32Z">
        <w:r>
          <w:rPr/>
          <w:delInstrText xml:space="preserve"> HYPERLINK \l "_Toc459392460" </w:delInstrText>
        </w:r>
      </w:del>
      <w:del w:id="108" w:author="tongweiwei" w:date="2025-02-20T11:56:32Z">
        <w:r>
          <w:rPr/>
          <w:fldChar w:fldCharType="separate"/>
        </w:r>
      </w:del>
      <w:del w:id="109" w:author="tongweiwei" w:date="2025-02-20T11:56:32Z">
        <w:r>
          <w:rPr>
            <w:rStyle w:val="30"/>
            <w:rFonts w:hint="eastAsia" w:ascii="宋体" w:hAnsi="宋体"/>
          </w:rPr>
          <w:delText>九、基金份额持有人大会及日常机构</w:delText>
        </w:r>
      </w:del>
      <w:del w:id="110" w:author="tongweiwei" w:date="2025-02-20T11:56:32Z">
        <w:r>
          <w:rPr/>
          <w:tab/>
        </w:r>
      </w:del>
      <w:del w:id="111" w:author="tongweiwei" w:date="2025-02-20T11:56:32Z">
        <w:r>
          <w:rPr/>
          <w:fldChar w:fldCharType="begin"/>
        </w:r>
      </w:del>
      <w:del w:id="112" w:author="tongweiwei" w:date="2025-02-20T11:56:32Z">
        <w:r>
          <w:rPr/>
          <w:delInstrText xml:space="preserve"> PAGEREF _Toc459392460 \h </w:delInstrText>
        </w:r>
      </w:del>
      <w:del w:id="113" w:author="tongweiwei" w:date="2025-02-20T11:56:32Z">
        <w:r>
          <w:rPr/>
          <w:fldChar w:fldCharType="separate"/>
        </w:r>
      </w:del>
      <w:del w:id="114" w:author="tongweiwei" w:date="2025-02-20T11:56:32Z">
        <w:r>
          <w:rPr/>
          <w:delText>21</w:delText>
        </w:r>
      </w:del>
      <w:del w:id="115" w:author="tongweiwei" w:date="2025-02-20T11:56:32Z">
        <w:r>
          <w:rPr/>
          <w:fldChar w:fldCharType="end"/>
        </w:r>
      </w:del>
      <w:del w:id="116" w:author="tongweiwei" w:date="2025-02-20T11:56:32Z">
        <w:r>
          <w:rPr/>
          <w:fldChar w:fldCharType="end"/>
        </w:r>
      </w:del>
    </w:p>
    <w:p w14:paraId="4A5DA0F7">
      <w:pPr>
        <w:pStyle w:val="19"/>
        <w:spacing w:line="440" w:lineRule="exact"/>
        <w:rPr>
          <w:del w:id="117" w:author="tongweiwei" w:date="2025-02-20T11:56:32Z"/>
          <w:rFonts w:asciiTheme="minorHAnsi" w:hAnsiTheme="minorHAnsi" w:eastAsiaTheme="minorEastAsia" w:cstheme="minorBidi"/>
          <w:szCs w:val="22"/>
        </w:rPr>
      </w:pPr>
      <w:del w:id="118" w:author="tongweiwei" w:date="2025-02-20T11:56:32Z">
        <w:r>
          <w:rPr/>
          <w:fldChar w:fldCharType="begin"/>
        </w:r>
      </w:del>
      <w:del w:id="119" w:author="tongweiwei" w:date="2025-02-20T11:56:32Z">
        <w:r>
          <w:rPr/>
          <w:delInstrText xml:space="preserve"> HYPERLINK \l "_Toc459392461" </w:delInstrText>
        </w:r>
      </w:del>
      <w:del w:id="120" w:author="tongweiwei" w:date="2025-02-20T11:56:32Z">
        <w:r>
          <w:rPr/>
          <w:fldChar w:fldCharType="separate"/>
        </w:r>
      </w:del>
      <w:del w:id="121" w:author="tongweiwei" w:date="2025-02-20T11:56:32Z">
        <w:r>
          <w:rPr>
            <w:rStyle w:val="30"/>
            <w:rFonts w:hint="eastAsia" w:ascii="宋体" w:hAnsi="宋体"/>
          </w:rPr>
          <w:delText>十、基金份额的登记</w:delText>
        </w:r>
      </w:del>
      <w:del w:id="122" w:author="tongweiwei" w:date="2025-02-20T11:56:32Z">
        <w:r>
          <w:rPr/>
          <w:tab/>
        </w:r>
      </w:del>
      <w:del w:id="123" w:author="tongweiwei" w:date="2025-02-20T11:56:32Z">
        <w:r>
          <w:rPr/>
          <w:fldChar w:fldCharType="begin"/>
        </w:r>
      </w:del>
      <w:del w:id="124" w:author="tongweiwei" w:date="2025-02-20T11:56:32Z">
        <w:r>
          <w:rPr/>
          <w:delInstrText xml:space="preserve"> PAGEREF _Toc459392461 \h </w:delInstrText>
        </w:r>
      </w:del>
      <w:del w:id="125" w:author="tongweiwei" w:date="2025-02-20T11:56:32Z">
        <w:r>
          <w:rPr/>
          <w:fldChar w:fldCharType="separate"/>
        </w:r>
      </w:del>
      <w:del w:id="126" w:author="tongweiwei" w:date="2025-02-20T11:56:32Z">
        <w:r>
          <w:rPr/>
          <w:delText>26</w:delText>
        </w:r>
      </w:del>
      <w:del w:id="127" w:author="tongweiwei" w:date="2025-02-20T11:56:32Z">
        <w:r>
          <w:rPr/>
          <w:fldChar w:fldCharType="end"/>
        </w:r>
      </w:del>
      <w:del w:id="128" w:author="tongweiwei" w:date="2025-02-20T11:56:32Z">
        <w:r>
          <w:rPr/>
          <w:fldChar w:fldCharType="end"/>
        </w:r>
      </w:del>
    </w:p>
    <w:p w14:paraId="04F4F063">
      <w:pPr>
        <w:pStyle w:val="19"/>
        <w:spacing w:line="440" w:lineRule="exact"/>
        <w:rPr>
          <w:del w:id="129" w:author="tongweiwei" w:date="2025-02-20T11:56:32Z"/>
          <w:rFonts w:asciiTheme="minorHAnsi" w:hAnsiTheme="minorHAnsi" w:eastAsiaTheme="minorEastAsia" w:cstheme="minorBidi"/>
          <w:szCs w:val="22"/>
        </w:rPr>
      </w:pPr>
      <w:del w:id="130" w:author="tongweiwei" w:date="2025-02-20T11:56:32Z">
        <w:r>
          <w:rPr/>
          <w:fldChar w:fldCharType="begin"/>
        </w:r>
      </w:del>
      <w:del w:id="131" w:author="tongweiwei" w:date="2025-02-20T11:56:32Z">
        <w:r>
          <w:rPr/>
          <w:delInstrText xml:space="preserve"> HYPERLINK \l "_Toc459392462" </w:delInstrText>
        </w:r>
      </w:del>
      <w:del w:id="132" w:author="tongweiwei" w:date="2025-02-20T11:56:32Z">
        <w:r>
          <w:rPr/>
          <w:fldChar w:fldCharType="separate"/>
        </w:r>
      </w:del>
      <w:del w:id="133" w:author="tongweiwei" w:date="2025-02-20T11:56:32Z">
        <w:r>
          <w:rPr>
            <w:rStyle w:val="30"/>
            <w:rFonts w:hint="eastAsia" w:ascii="宋体" w:hAnsi="宋体"/>
          </w:rPr>
          <w:delText>十一、基金的投资</w:delText>
        </w:r>
      </w:del>
      <w:del w:id="134" w:author="tongweiwei" w:date="2025-02-20T11:56:32Z">
        <w:r>
          <w:rPr/>
          <w:tab/>
        </w:r>
      </w:del>
      <w:del w:id="135" w:author="tongweiwei" w:date="2025-02-20T11:56:32Z">
        <w:r>
          <w:rPr/>
          <w:fldChar w:fldCharType="begin"/>
        </w:r>
      </w:del>
      <w:del w:id="136" w:author="tongweiwei" w:date="2025-02-20T11:56:32Z">
        <w:r>
          <w:rPr/>
          <w:delInstrText xml:space="preserve"> PAGEREF _Toc459392462 \h </w:delInstrText>
        </w:r>
      </w:del>
      <w:del w:id="137" w:author="tongweiwei" w:date="2025-02-20T11:56:32Z">
        <w:r>
          <w:rPr/>
          <w:fldChar w:fldCharType="separate"/>
        </w:r>
      </w:del>
      <w:del w:id="138" w:author="tongweiwei" w:date="2025-02-20T11:56:32Z">
        <w:r>
          <w:rPr/>
          <w:delText>26</w:delText>
        </w:r>
      </w:del>
      <w:del w:id="139" w:author="tongweiwei" w:date="2025-02-20T11:56:32Z">
        <w:r>
          <w:rPr/>
          <w:fldChar w:fldCharType="end"/>
        </w:r>
      </w:del>
      <w:del w:id="140" w:author="tongweiwei" w:date="2025-02-20T11:56:32Z">
        <w:r>
          <w:rPr/>
          <w:fldChar w:fldCharType="end"/>
        </w:r>
      </w:del>
    </w:p>
    <w:p w14:paraId="43B6B279">
      <w:pPr>
        <w:pStyle w:val="19"/>
        <w:spacing w:line="440" w:lineRule="exact"/>
        <w:rPr>
          <w:del w:id="141" w:author="tongweiwei" w:date="2025-02-20T11:56:32Z"/>
          <w:rFonts w:asciiTheme="minorHAnsi" w:hAnsiTheme="minorHAnsi" w:eastAsiaTheme="minorEastAsia" w:cstheme="minorBidi"/>
          <w:szCs w:val="22"/>
        </w:rPr>
      </w:pPr>
      <w:del w:id="142" w:author="tongweiwei" w:date="2025-02-20T11:56:32Z">
        <w:r>
          <w:rPr/>
          <w:fldChar w:fldCharType="begin"/>
        </w:r>
      </w:del>
      <w:del w:id="143" w:author="tongweiwei" w:date="2025-02-20T11:56:32Z">
        <w:r>
          <w:rPr/>
          <w:delInstrText xml:space="preserve"> HYPERLINK \l "_Toc459392463" </w:delInstrText>
        </w:r>
      </w:del>
      <w:del w:id="144" w:author="tongweiwei" w:date="2025-02-20T11:56:32Z">
        <w:r>
          <w:rPr/>
          <w:fldChar w:fldCharType="separate"/>
        </w:r>
      </w:del>
      <w:del w:id="145" w:author="tongweiwei" w:date="2025-02-20T11:56:32Z">
        <w:r>
          <w:rPr>
            <w:rStyle w:val="30"/>
            <w:rFonts w:hint="eastAsia" w:ascii="宋体" w:hAnsi="宋体"/>
          </w:rPr>
          <w:delText>十二、基金的财产</w:delText>
        </w:r>
      </w:del>
      <w:del w:id="146" w:author="tongweiwei" w:date="2025-02-20T11:56:32Z">
        <w:r>
          <w:rPr/>
          <w:tab/>
        </w:r>
      </w:del>
      <w:del w:id="147" w:author="tongweiwei" w:date="2025-02-20T11:56:32Z">
        <w:r>
          <w:rPr/>
          <w:fldChar w:fldCharType="begin"/>
        </w:r>
      </w:del>
      <w:del w:id="148" w:author="tongweiwei" w:date="2025-02-20T11:56:32Z">
        <w:r>
          <w:rPr/>
          <w:delInstrText xml:space="preserve"> PAGEREF _Toc459392463 \h </w:delInstrText>
        </w:r>
      </w:del>
      <w:del w:id="149" w:author="tongweiwei" w:date="2025-02-20T11:56:32Z">
        <w:r>
          <w:rPr/>
          <w:fldChar w:fldCharType="separate"/>
        </w:r>
      </w:del>
      <w:del w:id="150" w:author="tongweiwei" w:date="2025-02-20T11:56:32Z">
        <w:r>
          <w:rPr/>
          <w:delText>29</w:delText>
        </w:r>
      </w:del>
      <w:del w:id="151" w:author="tongweiwei" w:date="2025-02-20T11:56:32Z">
        <w:r>
          <w:rPr/>
          <w:fldChar w:fldCharType="end"/>
        </w:r>
      </w:del>
      <w:del w:id="152" w:author="tongweiwei" w:date="2025-02-20T11:56:32Z">
        <w:r>
          <w:rPr/>
          <w:fldChar w:fldCharType="end"/>
        </w:r>
      </w:del>
    </w:p>
    <w:p w14:paraId="52E9A1C0">
      <w:pPr>
        <w:pStyle w:val="19"/>
        <w:spacing w:line="440" w:lineRule="exact"/>
        <w:rPr>
          <w:del w:id="153" w:author="tongweiwei" w:date="2025-02-20T11:56:32Z"/>
          <w:rFonts w:asciiTheme="minorHAnsi" w:hAnsiTheme="minorHAnsi" w:eastAsiaTheme="minorEastAsia" w:cstheme="minorBidi"/>
          <w:szCs w:val="22"/>
        </w:rPr>
      </w:pPr>
      <w:del w:id="154" w:author="tongweiwei" w:date="2025-02-20T11:56:32Z">
        <w:r>
          <w:rPr/>
          <w:fldChar w:fldCharType="begin"/>
        </w:r>
      </w:del>
      <w:del w:id="155" w:author="tongweiwei" w:date="2025-02-20T11:56:32Z">
        <w:r>
          <w:rPr/>
          <w:delInstrText xml:space="preserve"> HYPERLINK \l "_Toc459392464" </w:delInstrText>
        </w:r>
      </w:del>
      <w:del w:id="156" w:author="tongweiwei" w:date="2025-02-20T11:56:32Z">
        <w:r>
          <w:rPr/>
          <w:fldChar w:fldCharType="separate"/>
        </w:r>
      </w:del>
      <w:del w:id="157" w:author="tongweiwei" w:date="2025-02-20T11:56:32Z">
        <w:r>
          <w:rPr>
            <w:rStyle w:val="30"/>
            <w:rFonts w:hint="eastAsia" w:ascii="宋体" w:hAnsi="宋体"/>
          </w:rPr>
          <w:delText>十三、指令的发送、确认与执行</w:delText>
        </w:r>
      </w:del>
      <w:del w:id="158" w:author="tongweiwei" w:date="2025-02-20T11:56:32Z">
        <w:r>
          <w:rPr/>
          <w:tab/>
        </w:r>
      </w:del>
      <w:del w:id="159" w:author="tongweiwei" w:date="2025-02-20T11:56:32Z">
        <w:r>
          <w:rPr/>
          <w:fldChar w:fldCharType="begin"/>
        </w:r>
      </w:del>
      <w:del w:id="160" w:author="tongweiwei" w:date="2025-02-20T11:56:32Z">
        <w:r>
          <w:rPr/>
          <w:delInstrText xml:space="preserve"> PAGEREF _Toc459392464 \h </w:delInstrText>
        </w:r>
      </w:del>
      <w:del w:id="161" w:author="tongweiwei" w:date="2025-02-20T11:56:32Z">
        <w:r>
          <w:rPr/>
          <w:fldChar w:fldCharType="separate"/>
        </w:r>
      </w:del>
      <w:del w:id="162" w:author="tongweiwei" w:date="2025-02-20T11:56:32Z">
        <w:r>
          <w:rPr/>
          <w:delText>30</w:delText>
        </w:r>
      </w:del>
      <w:del w:id="163" w:author="tongweiwei" w:date="2025-02-20T11:56:32Z">
        <w:r>
          <w:rPr/>
          <w:fldChar w:fldCharType="end"/>
        </w:r>
      </w:del>
      <w:del w:id="164" w:author="tongweiwei" w:date="2025-02-20T11:56:32Z">
        <w:r>
          <w:rPr/>
          <w:fldChar w:fldCharType="end"/>
        </w:r>
      </w:del>
    </w:p>
    <w:p w14:paraId="67EF1BC3">
      <w:pPr>
        <w:pStyle w:val="19"/>
        <w:spacing w:line="440" w:lineRule="exact"/>
        <w:rPr>
          <w:del w:id="165" w:author="tongweiwei" w:date="2025-02-20T11:56:32Z"/>
          <w:rFonts w:asciiTheme="minorHAnsi" w:hAnsiTheme="minorHAnsi" w:eastAsiaTheme="minorEastAsia" w:cstheme="minorBidi"/>
          <w:szCs w:val="22"/>
        </w:rPr>
      </w:pPr>
      <w:del w:id="166" w:author="tongweiwei" w:date="2025-02-20T11:56:32Z">
        <w:r>
          <w:rPr/>
          <w:fldChar w:fldCharType="begin"/>
        </w:r>
      </w:del>
      <w:del w:id="167" w:author="tongweiwei" w:date="2025-02-20T11:56:32Z">
        <w:r>
          <w:rPr/>
          <w:delInstrText xml:space="preserve"> HYPERLINK \l "_Toc459392465" </w:delInstrText>
        </w:r>
      </w:del>
      <w:del w:id="168" w:author="tongweiwei" w:date="2025-02-20T11:56:32Z">
        <w:r>
          <w:rPr/>
          <w:fldChar w:fldCharType="separate"/>
        </w:r>
      </w:del>
      <w:del w:id="169" w:author="tongweiwei" w:date="2025-02-20T11:56:32Z">
        <w:r>
          <w:rPr>
            <w:rStyle w:val="30"/>
            <w:rFonts w:hint="eastAsia" w:ascii="宋体" w:hAnsi="宋体"/>
          </w:rPr>
          <w:delText>十四、交易及清算交收安排</w:delText>
        </w:r>
      </w:del>
      <w:del w:id="170" w:author="tongweiwei" w:date="2025-02-20T11:56:32Z">
        <w:r>
          <w:rPr/>
          <w:tab/>
        </w:r>
      </w:del>
      <w:del w:id="171" w:author="tongweiwei" w:date="2025-02-20T11:56:32Z">
        <w:r>
          <w:rPr/>
          <w:fldChar w:fldCharType="begin"/>
        </w:r>
      </w:del>
      <w:del w:id="172" w:author="tongweiwei" w:date="2025-02-20T11:56:32Z">
        <w:r>
          <w:rPr/>
          <w:delInstrText xml:space="preserve"> PAGEREF _Toc459392465 \h </w:delInstrText>
        </w:r>
      </w:del>
      <w:del w:id="173" w:author="tongweiwei" w:date="2025-02-20T11:56:32Z">
        <w:r>
          <w:rPr/>
          <w:fldChar w:fldCharType="separate"/>
        </w:r>
      </w:del>
      <w:del w:id="174" w:author="tongweiwei" w:date="2025-02-20T11:56:32Z">
        <w:r>
          <w:rPr/>
          <w:delText>33</w:delText>
        </w:r>
      </w:del>
      <w:del w:id="175" w:author="tongweiwei" w:date="2025-02-20T11:56:32Z">
        <w:r>
          <w:rPr/>
          <w:fldChar w:fldCharType="end"/>
        </w:r>
      </w:del>
      <w:del w:id="176" w:author="tongweiwei" w:date="2025-02-20T11:56:32Z">
        <w:r>
          <w:rPr/>
          <w:fldChar w:fldCharType="end"/>
        </w:r>
      </w:del>
    </w:p>
    <w:p w14:paraId="5B08FFF3">
      <w:pPr>
        <w:pStyle w:val="19"/>
        <w:spacing w:line="440" w:lineRule="exact"/>
        <w:rPr>
          <w:del w:id="177" w:author="tongweiwei" w:date="2025-02-20T11:56:32Z"/>
          <w:rFonts w:asciiTheme="minorHAnsi" w:hAnsiTheme="minorHAnsi" w:eastAsiaTheme="minorEastAsia" w:cstheme="minorBidi"/>
          <w:szCs w:val="22"/>
        </w:rPr>
      </w:pPr>
      <w:del w:id="178" w:author="tongweiwei" w:date="2025-02-20T11:56:32Z">
        <w:r>
          <w:rPr/>
          <w:fldChar w:fldCharType="begin"/>
        </w:r>
      </w:del>
      <w:del w:id="179" w:author="tongweiwei" w:date="2025-02-20T11:56:32Z">
        <w:r>
          <w:rPr/>
          <w:delInstrText xml:space="preserve"> HYPERLINK \l "_Toc459392466" </w:delInstrText>
        </w:r>
      </w:del>
      <w:del w:id="180" w:author="tongweiwei" w:date="2025-02-20T11:56:32Z">
        <w:r>
          <w:rPr/>
          <w:fldChar w:fldCharType="separate"/>
        </w:r>
      </w:del>
      <w:del w:id="181" w:author="tongweiwei" w:date="2025-02-20T11:56:32Z">
        <w:r>
          <w:rPr>
            <w:rStyle w:val="30"/>
            <w:rFonts w:hint="eastAsia" w:ascii="宋体" w:hAnsi="宋体"/>
          </w:rPr>
          <w:delText>十五、越权交易</w:delText>
        </w:r>
      </w:del>
      <w:del w:id="182" w:author="tongweiwei" w:date="2025-02-20T11:56:32Z">
        <w:r>
          <w:rPr/>
          <w:tab/>
        </w:r>
      </w:del>
      <w:del w:id="183" w:author="tongweiwei" w:date="2025-02-20T11:56:32Z">
        <w:r>
          <w:rPr/>
          <w:fldChar w:fldCharType="begin"/>
        </w:r>
      </w:del>
      <w:del w:id="184" w:author="tongweiwei" w:date="2025-02-20T11:56:32Z">
        <w:r>
          <w:rPr/>
          <w:delInstrText xml:space="preserve"> PAGEREF _Toc459392466 \h </w:delInstrText>
        </w:r>
      </w:del>
      <w:del w:id="185" w:author="tongweiwei" w:date="2025-02-20T11:56:32Z">
        <w:r>
          <w:rPr/>
          <w:fldChar w:fldCharType="separate"/>
        </w:r>
      </w:del>
      <w:del w:id="186" w:author="tongweiwei" w:date="2025-02-20T11:56:32Z">
        <w:r>
          <w:rPr/>
          <w:delText>35</w:delText>
        </w:r>
      </w:del>
      <w:del w:id="187" w:author="tongweiwei" w:date="2025-02-20T11:56:32Z">
        <w:r>
          <w:rPr/>
          <w:fldChar w:fldCharType="end"/>
        </w:r>
      </w:del>
      <w:del w:id="188" w:author="tongweiwei" w:date="2025-02-20T11:56:32Z">
        <w:r>
          <w:rPr/>
          <w:fldChar w:fldCharType="end"/>
        </w:r>
      </w:del>
    </w:p>
    <w:p w14:paraId="034FEDA4">
      <w:pPr>
        <w:pStyle w:val="19"/>
        <w:spacing w:line="440" w:lineRule="exact"/>
        <w:rPr>
          <w:del w:id="189" w:author="tongweiwei" w:date="2025-02-20T11:56:32Z"/>
          <w:rFonts w:asciiTheme="minorHAnsi" w:hAnsiTheme="minorHAnsi" w:eastAsiaTheme="minorEastAsia" w:cstheme="minorBidi"/>
          <w:szCs w:val="22"/>
        </w:rPr>
      </w:pPr>
      <w:del w:id="190" w:author="tongweiwei" w:date="2025-02-20T11:56:32Z">
        <w:r>
          <w:rPr/>
          <w:fldChar w:fldCharType="begin"/>
        </w:r>
      </w:del>
      <w:del w:id="191" w:author="tongweiwei" w:date="2025-02-20T11:56:32Z">
        <w:r>
          <w:rPr/>
          <w:delInstrText xml:space="preserve"> HYPERLINK \l "_Toc459392467" </w:delInstrText>
        </w:r>
      </w:del>
      <w:del w:id="192" w:author="tongweiwei" w:date="2025-02-20T11:56:32Z">
        <w:r>
          <w:rPr/>
          <w:fldChar w:fldCharType="separate"/>
        </w:r>
      </w:del>
      <w:del w:id="193" w:author="tongweiwei" w:date="2025-02-20T11:56:32Z">
        <w:r>
          <w:rPr>
            <w:rStyle w:val="30"/>
            <w:rFonts w:hint="eastAsia" w:ascii="宋体" w:hAnsi="宋体"/>
          </w:rPr>
          <w:delText>十六、基金财产的估值和会计核算</w:delText>
        </w:r>
      </w:del>
      <w:del w:id="194" w:author="tongweiwei" w:date="2025-02-20T11:56:32Z">
        <w:r>
          <w:rPr/>
          <w:tab/>
        </w:r>
      </w:del>
      <w:del w:id="195" w:author="tongweiwei" w:date="2025-02-20T11:56:32Z">
        <w:r>
          <w:rPr/>
          <w:fldChar w:fldCharType="begin"/>
        </w:r>
      </w:del>
      <w:del w:id="196" w:author="tongweiwei" w:date="2025-02-20T11:56:32Z">
        <w:r>
          <w:rPr/>
          <w:delInstrText xml:space="preserve"> PAGEREF _Toc459392467 \h </w:delInstrText>
        </w:r>
      </w:del>
      <w:del w:id="197" w:author="tongweiwei" w:date="2025-02-20T11:56:32Z">
        <w:r>
          <w:rPr/>
          <w:fldChar w:fldCharType="separate"/>
        </w:r>
      </w:del>
      <w:del w:id="198" w:author="tongweiwei" w:date="2025-02-20T11:56:32Z">
        <w:r>
          <w:rPr/>
          <w:delText>37</w:delText>
        </w:r>
      </w:del>
      <w:del w:id="199" w:author="tongweiwei" w:date="2025-02-20T11:56:32Z">
        <w:r>
          <w:rPr/>
          <w:fldChar w:fldCharType="end"/>
        </w:r>
      </w:del>
      <w:del w:id="200" w:author="tongweiwei" w:date="2025-02-20T11:56:32Z">
        <w:r>
          <w:rPr/>
          <w:fldChar w:fldCharType="end"/>
        </w:r>
      </w:del>
    </w:p>
    <w:p w14:paraId="2C5C5052">
      <w:pPr>
        <w:pStyle w:val="19"/>
        <w:spacing w:line="440" w:lineRule="exact"/>
        <w:rPr>
          <w:del w:id="201" w:author="tongweiwei" w:date="2025-02-20T11:56:32Z"/>
          <w:rFonts w:asciiTheme="minorHAnsi" w:hAnsiTheme="minorHAnsi" w:eastAsiaTheme="minorEastAsia" w:cstheme="minorBidi"/>
          <w:szCs w:val="22"/>
        </w:rPr>
      </w:pPr>
      <w:del w:id="202" w:author="tongweiwei" w:date="2025-02-20T11:56:32Z">
        <w:r>
          <w:rPr/>
          <w:fldChar w:fldCharType="begin"/>
        </w:r>
      </w:del>
      <w:del w:id="203" w:author="tongweiwei" w:date="2025-02-20T11:56:32Z">
        <w:r>
          <w:rPr/>
          <w:delInstrText xml:space="preserve"> HYPERLINK \l "_Toc459392468" </w:delInstrText>
        </w:r>
      </w:del>
      <w:del w:id="204" w:author="tongweiwei" w:date="2025-02-20T11:56:32Z">
        <w:r>
          <w:rPr/>
          <w:fldChar w:fldCharType="separate"/>
        </w:r>
      </w:del>
      <w:del w:id="205" w:author="tongweiwei" w:date="2025-02-20T11:56:32Z">
        <w:r>
          <w:rPr>
            <w:rStyle w:val="30"/>
            <w:rFonts w:hint="eastAsia" w:ascii="宋体" w:hAnsi="宋体"/>
          </w:rPr>
          <w:delText>十七、基金的费用与税收</w:delText>
        </w:r>
      </w:del>
      <w:del w:id="206" w:author="tongweiwei" w:date="2025-02-20T11:56:32Z">
        <w:r>
          <w:rPr/>
          <w:tab/>
        </w:r>
      </w:del>
      <w:del w:id="207" w:author="tongweiwei" w:date="2025-02-20T11:56:32Z">
        <w:r>
          <w:rPr/>
          <w:fldChar w:fldCharType="begin"/>
        </w:r>
      </w:del>
      <w:del w:id="208" w:author="tongweiwei" w:date="2025-02-20T11:56:32Z">
        <w:r>
          <w:rPr/>
          <w:delInstrText xml:space="preserve"> PAGEREF _Toc459392468 \h </w:delInstrText>
        </w:r>
      </w:del>
      <w:del w:id="209" w:author="tongweiwei" w:date="2025-02-20T11:56:32Z">
        <w:r>
          <w:rPr/>
          <w:fldChar w:fldCharType="separate"/>
        </w:r>
      </w:del>
      <w:del w:id="210" w:author="tongweiwei" w:date="2025-02-20T11:56:32Z">
        <w:r>
          <w:rPr/>
          <w:delText>44</w:delText>
        </w:r>
      </w:del>
      <w:del w:id="211" w:author="tongweiwei" w:date="2025-02-20T11:56:32Z">
        <w:r>
          <w:rPr/>
          <w:fldChar w:fldCharType="end"/>
        </w:r>
      </w:del>
      <w:del w:id="212" w:author="tongweiwei" w:date="2025-02-20T11:56:32Z">
        <w:r>
          <w:rPr/>
          <w:fldChar w:fldCharType="end"/>
        </w:r>
      </w:del>
    </w:p>
    <w:p w14:paraId="6C8225EB">
      <w:pPr>
        <w:pStyle w:val="19"/>
        <w:spacing w:line="440" w:lineRule="exact"/>
        <w:rPr>
          <w:del w:id="213" w:author="tongweiwei" w:date="2025-02-20T11:56:32Z"/>
          <w:rFonts w:asciiTheme="minorHAnsi" w:hAnsiTheme="minorHAnsi" w:eastAsiaTheme="minorEastAsia" w:cstheme="minorBidi"/>
          <w:szCs w:val="22"/>
        </w:rPr>
      </w:pPr>
      <w:del w:id="214" w:author="tongweiwei" w:date="2025-02-20T11:56:32Z">
        <w:r>
          <w:rPr/>
          <w:fldChar w:fldCharType="begin"/>
        </w:r>
      </w:del>
      <w:del w:id="215" w:author="tongweiwei" w:date="2025-02-20T11:56:32Z">
        <w:r>
          <w:rPr/>
          <w:delInstrText xml:space="preserve"> HYPERLINK \l "_Toc459392469" </w:delInstrText>
        </w:r>
      </w:del>
      <w:del w:id="216" w:author="tongweiwei" w:date="2025-02-20T11:56:32Z">
        <w:r>
          <w:rPr/>
          <w:fldChar w:fldCharType="separate"/>
        </w:r>
      </w:del>
      <w:del w:id="217" w:author="tongweiwei" w:date="2025-02-20T11:56:32Z">
        <w:r>
          <w:rPr>
            <w:rStyle w:val="30"/>
            <w:rFonts w:hint="eastAsia" w:ascii="宋体" w:hAnsi="宋体"/>
          </w:rPr>
          <w:delText>十八、基金的收益分配</w:delText>
        </w:r>
      </w:del>
      <w:del w:id="218" w:author="tongweiwei" w:date="2025-02-20T11:56:32Z">
        <w:r>
          <w:rPr/>
          <w:tab/>
        </w:r>
      </w:del>
      <w:del w:id="219" w:author="tongweiwei" w:date="2025-02-20T11:56:32Z">
        <w:r>
          <w:rPr/>
          <w:fldChar w:fldCharType="begin"/>
        </w:r>
      </w:del>
      <w:del w:id="220" w:author="tongweiwei" w:date="2025-02-20T11:56:32Z">
        <w:r>
          <w:rPr/>
          <w:delInstrText xml:space="preserve"> PAGEREF _Toc459392469 \h </w:delInstrText>
        </w:r>
      </w:del>
      <w:del w:id="221" w:author="tongweiwei" w:date="2025-02-20T11:56:32Z">
        <w:r>
          <w:rPr/>
          <w:fldChar w:fldCharType="separate"/>
        </w:r>
      </w:del>
      <w:del w:id="222" w:author="tongweiwei" w:date="2025-02-20T11:56:32Z">
        <w:r>
          <w:rPr/>
          <w:delText>46</w:delText>
        </w:r>
      </w:del>
      <w:del w:id="223" w:author="tongweiwei" w:date="2025-02-20T11:56:32Z">
        <w:r>
          <w:rPr/>
          <w:fldChar w:fldCharType="end"/>
        </w:r>
      </w:del>
      <w:del w:id="224" w:author="tongweiwei" w:date="2025-02-20T11:56:32Z">
        <w:r>
          <w:rPr/>
          <w:fldChar w:fldCharType="end"/>
        </w:r>
      </w:del>
    </w:p>
    <w:p w14:paraId="57F587D4">
      <w:pPr>
        <w:pStyle w:val="19"/>
        <w:spacing w:line="440" w:lineRule="exact"/>
        <w:rPr>
          <w:del w:id="225" w:author="tongweiwei" w:date="2025-02-20T11:56:32Z"/>
          <w:rFonts w:asciiTheme="minorHAnsi" w:hAnsiTheme="minorHAnsi" w:eastAsiaTheme="minorEastAsia" w:cstheme="minorBidi"/>
          <w:szCs w:val="22"/>
        </w:rPr>
      </w:pPr>
      <w:del w:id="226" w:author="tongweiwei" w:date="2025-02-20T11:56:32Z">
        <w:r>
          <w:rPr/>
          <w:fldChar w:fldCharType="begin"/>
        </w:r>
      </w:del>
      <w:del w:id="227" w:author="tongweiwei" w:date="2025-02-20T11:56:32Z">
        <w:r>
          <w:rPr/>
          <w:delInstrText xml:space="preserve"> HYPERLINK \l "_Toc459392470" </w:delInstrText>
        </w:r>
      </w:del>
      <w:del w:id="228" w:author="tongweiwei" w:date="2025-02-20T11:56:32Z">
        <w:r>
          <w:rPr/>
          <w:fldChar w:fldCharType="separate"/>
        </w:r>
      </w:del>
      <w:del w:id="229" w:author="tongweiwei" w:date="2025-02-20T11:56:32Z">
        <w:r>
          <w:rPr>
            <w:rStyle w:val="30"/>
            <w:rFonts w:hint="eastAsia" w:ascii="宋体" w:hAnsi="宋体"/>
          </w:rPr>
          <w:delText>十九、基金的信息披露与报告</w:delText>
        </w:r>
      </w:del>
      <w:del w:id="230" w:author="tongweiwei" w:date="2025-02-20T11:56:32Z">
        <w:r>
          <w:rPr/>
          <w:tab/>
        </w:r>
      </w:del>
      <w:del w:id="231" w:author="tongweiwei" w:date="2025-02-20T11:56:32Z">
        <w:r>
          <w:rPr/>
          <w:fldChar w:fldCharType="begin"/>
        </w:r>
      </w:del>
      <w:del w:id="232" w:author="tongweiwei" w:date="2025-02-20T11:56:32Z">
        <w:r>
          <w:rPr/>
          <w:delInstrText xml:space="preserve"> PAGEREF _Toc459392470 \h </w:delInstrText>
        </w:r>
      </w:del>
      <w:del w:id="233" w:author="tongweiwei" w:date="2025-02-20T11:56:32Z">
        <w:r>
          <w:rPr/>
          <w:fldChar w:fldCharType="separate"/>
        </w:r>
      </w:del>
      <w:del w:id="234" w:author="tongweiwei" w:date="2025-02-20T11:56:32Z">
        <w:r>
          <w:rPr/>
          <w:delText>47</w:delText>
        </w:r>
      </w:del>
      <w:del w:id="235" w:author="tongweiwei" w:date="2025-02-20T11:56:32Z">
        <w:r>
          <w:rPr/>
          <w:fldChar w:fldCharType="end"/>
        </w:r>
      </w:del>
      <w:del w:id="236" w:author="tongweiwei" w:date="2025-02-20T11:56:32Z">
        <w:r>
          <w:rPr/>
          <w:fldChar w:fldCharType="end"/>
        </w:r>
      </w:del>
    </w:p>
    <w:p w14:paraId="0168B9BE">
      <w:pPr>
        <w:pStyle w:val="19"/>
        <w:spacing w:line="440" w:lineRule="exact"/>
        <w:rPr>
          <w:del w:id="237" w:author="tongweiwei" w:date="2025-02-20T11:56:32Z"/>
          <w:rFonts w:asciiTheme="minorHAnsi" w:hAnsiTheme="minorHAnsi" w:eastAsiaTheme="minorEastAsia" w:cstheme="minorBidi"/>
          <w:szCs w:val="22"/>
        </w:rPr>
      </w:pPr>
      <w:del w:id="238" w:author="tongweiwei" w:date="2025-02-20T11:56:32Z">
        <w:r>
          <w:rPr/>
          <w:fldChar w:fldCharType="begin"/>
        </w:r>
      </w:del>
      <w:del w:id="239" w:author="tongweiwei" w:date="2025-02-20T11:56:32Z">
        <w:r>
          <w:rPr/>
          <w:delInstrText xml:space="preserve"> HYPERLINK \l "_Toc459392471" </w:delInstrText>
        </w:r>
      </w:del>
      <w:del w:id="240" w:author="tongweiwei" w:date="2025-02-20T11:56:32Z">
        <w:r>
          <w:rPr/>
          <w:fldChar w:fldCharType="separate"/>
        </w:r>
      </w:del>
      <w:del w:id="241" w:author="tongweiwei" w:date="2025-02-20T11:56:32Z">
        <w:r>
          <w:rPr>
            <w:rStyle w:val="30"/>
            <w:rFonts w:hint="eastAsia" w:ascii="宋体" w:hAnsi="宋体"/>
          </w:rPr>
          <w:delText>二十、风险揭示</w:delText>
        </w:r>
      </w:del>
      <w:del w:id="242" w:author="tongweiwei" w:date="2025-02-20T11:56:32Z">
        <w:r>
          <w:rPr/>
          <w:tab/>
        </w:r>
      </w:del>
      <w:del w:id="243" w:author="tongweiwei" w:date="2025-02-20T11:56:32Z">
        <w:r>
          <w:rPr/>
          <w:fldChar w:fldCharType="begin"/>
        </w:r>
      </w:del>
      <w:del w:id="244" w:author="tongweiwei" w:date="2025-02-20T11:56:32Z">
        <w:r>
          <w:rPr/>
          <w:delInstrText xml:space="preserve"> PAGEREF _Toc459392471 \h </w:delInstrText>
        </w:r>
      </w:del>
      <w:del w:id="245" w:author="tongweiwei" w:date="2025-02-20T11:56:32Z">
        <w:r>
          <w:rPr/>
          <w:fldChar w:fldCharType="separate"/>
        </w:r>
      </w:del>
      <w:del w:id="246" w:author="tongweiwei" w:date="2025-02-20T11:56:32Z">
        <w:r>
          <w:rPr/>
          <w:delText>50</w:delText>
        </w:r>
      </w:del>
      <w:del w:id="247" w:author="tongweiwei" w:date="2025-02-20T11:56:32Z">
        <w:r>
          <w:rPr/>
          <w:fldChar w:fldCharType="end"/>
        </w:r>
      </w:del>
      <w:del w:id="248" w:author="tongweiwei" w:date="2025-02-20T11:56:32Z">
        <w:r>
          <w:rPr/>
          <w:fldChar w:fldCharType="end"/>
        </w:r>
      </w:del>
    </w:p>
    <w:p w14:paraId="29AA6CD1">
      <w:pPr>
        <w:pStyle w:val="19"/>
        <w:spacing w:line="440" w:lineRule="exact"/>
        <w:rPr>
          <w:del w:id="249" w:author="tongweiwei" w:date="2025-02-20T11:56:32Z"/>
          <w:rFonts w:asciiTheme="minorHAnsi" w:hAnsiTheme="minorHAnsi" w:eastAsiaTheme="minorEastAsia" w:cstheme="minorBidi"/>
          <w:szCs w:val="22"/>
        </w:rPr>
      </w:pPr>
      <w:del w:id="250" w:author="tongweiwei" w:date="2025-02-20T11:56:32Z">
        <w:r>
          <w:rPr/>
          <w:fldChar w:fldCharType="begin"/>
        </w:r>
      </w:del>
      <w:del w:id="251" w:author="tongweiwei" w:date="2025-02-20T11:56:32Z">
        <w:r>
          <w:rPr/>
          <w:delInstrText xml:space="preserve"> HYPERLINK \l "_Toc459392472" </w:delInstrText>
        </w:r>
      </w:del>
      <w:del w:id="252" w:author="tongweiwei" w:date="2025-02-20T11:56:32Z">
        <w:r>
          <w:rPr/>
          <w:fldChar w:fldCharType="separate"/>
        </w:r>
      </w:del>
      <w:del w:id="253" w:author="tongweiwei" w:date="2025-02-20T11:56:32Z">
        <w:r>
          <w:rPr>
            <w:rStyle w:val="30"/>
            <w:rFonts w:hint="eastAsia" w:ascii="宋体" w:hAnsi="宋体"/>
          </w:rPr>
          <w:delText>二十一、基金份额的非交易过户和冻结、解冻及质押</w:delText>
        </w:r>
      </w:del>
      <w:del w:id="254" w:author="tongweiwei" w:date="2025-02-20T11:56:32Z">
        <w:r>
          <w:rPr/>
          <w:tab/>
        </w:r>
      </w:del>
      <w:del w:id="255" w:author="tongweiwei" w:date="2025-02-20T11:56:32Z">
        <w:r>
          <w:rPr/>
          <w:fldChar w:fldCharType="begin"/>
        </w:r>
      </w:del>
      <w:del w:id="256" w:author="tongweiwei" w:date="2025-02-20T11:56:32Z">
        <w:r>
          <w:rPr/>
          <w:delInstrText xml:space="preserve"> PAGEREF _Toc459392472 \h </w:delInstrText>
        </w:r>
      </w:del>
      <w:del w:id="257" w:author="tongweiwei" w:date="2025-02-20T11:56:32Z">
        <w:r>
          <w:rPr/>
          <w:fldChar w:fldCharType="separate"/>
        </w:r>
      </w:del>
      <w:del w:id="258" w:author="tongweiwei" w:date="2025-02-20T11:56:32Z">
        <w:r>
          <w:rPr/>
          <w:delText>59</w:delText>
        </w:r>
      </w:del>
      <w:del w:id="259" w:author="tongweiwei" w:date="2025-02-20T11:56:32Z">
        <w:r>
          <w:rPr/>
          <w:fldChar w:fldCharType="end"/>
        </w:r>
      </w:del>
      <w:del w:id="260" w:author="tongweiwei" w:date="2025-02-20T11:56:32Z">
        <w:r>
          <w:rPr/>
          <w:fldChar w:fldCharType="end"/>
        </w:r>
      </w:del>
    </w:p>
    <w:p w14:paraId="0A1D49A6">
      <w:pPr>
        <w:pStyle w:val="19"/>
        <w:spacing w:line="440" w:lineRule="exact"/>
        <w:rPr>
          <w:del w:id="261" w:author="tongweiwei" w:date="2025-02-20T11:56:32Z"/>
          <w:rFonts w:asciiTheme="minorHAnsi" w:hAnsiTheme="minorHAnsi" w:eastAsiaTheme="minorEastAsia" w:cstheme="minorBidi"/>
          <w:szCs w:val="22"/>
        </w:rPr>
      </w:pPr>
      <w:del w:id="262" w:author="tongweiwei" w:date="2025-02-20T11:56:32Z">
        <w:r>
          <w:rPr/>
          <w:fldChar w:fldCharType="begin"/>
        </w:r>
      </w:del>
      <w:del w:id="263" w:author="tongweiwei" w:date="2025-02-20T11:56:32Z">
        <w:r>
          <w:rPr/>
          <w:delInstrText xml:space="preserve"> HYPERLINK \l "_Toc459392473" </w:delInstrText>
        </w:r>
      </w:del>
      <w:del w:id="264" w:author="tongweiwei" w:date="2025-02-20T11:56:32Z">
        <w:r>
          <w:rPr/>
          <w:fldChar w:fldCharType="separate"/>
        </w:r>
      </w:del>
      <w:del w:id="265" w:author="tongweiwei" w:date="2025-02-20T11:56:32Z">
        <w:r>
          <w:rPr>
            <w:rStyle w:val="30"/>
            <w:rFonts w:hint="eastAsia" w:ascii="宋体" w:hAnsi="宋体"/>
          </w:rPr>
          <w:delText>二十二、基金合同的成立、生效及签署</w:delText>
        </w:r>
      </w:del>
      <w:del w:id="266" w:author="tongweiwei" w:date="2025-02-20T11:56:32Z">
        <w:r>
          <w:rPr/>
          <w:tab/>
        </w:r>
      </w:del>
      <w:del w:id="267" w:author="tongweiwei" w:date="2025-02-20T11:56:32Z">
        <w:r>
          <w:rPr/>
          <w:fldChar w:fldCharType="begin"/>
        </w:r>
      </w:del>
      <w:del w:id="268" w:author="tongweiwei" w:date="2025-02-20T11:56:32Z">
        <w:r>
          <w:rPr/>
          <w:delInstrText xml:space="preserve"> PAGEREF _Toc459392473 \h </w:delInstrText>
        </w:r>
      </w:del>
      <w:del w:id="269" w:author="tongweiwei" w:date="2025-02-20T11:56:32Z">
        <w:r>
          <w:rPr/>
          <w:fldChar w:fldCharType="separate"/>
        </w:r>
      </w:del>
      <w:del w:id="270" w:author="tongweiwei" w:date="2025-02-20T11:56:32Z">
        <w:r>
          <w:rPr/>
          <w:delText>59</w:delText>
        </w:r>
      </w:del>
      <w:del w:id="271" w:author="tongweiwei" w:date="2025-02-20T11:56:32Z">
        <w:r>
          <w:rPr/>
          <w:fldChar w:fldCharType="end"/>
        </w:r>
      </w:del>
      <w:del w:id="272" w:author="tongweiwei" w:date="2025-02-20T11:56:32Z">
        <w:r>
          <w:rPr/>
          <w:fldChar w:fldCharType="end"/>
        </w:r>
      </w:del>
    </w:p>
    <w:p w14:paraId="209F1B5E">
      <w:pPr>
        <w:pStyle w:val="19"/>
        <w:spacing w:line="440" w:lineRule="exact"/>
        <w:rPr>
          <w:del w:id="273" w:author="tongweiwei" w:date="2025-02-20T11:56:32Z"/>
          <w:rFonts w:asciiTheme="minorHAnsi" w:hAnsiTheme="minorHAnsi" w:eastAsiaTheme="minorEastAsia" w:cstheme="minorBidi"/>
          <w:szCs w:val="22"/>
        </w:rPr>
      </w:pPr>
      <w:del w:id="274" w:author="tongweiwei" w:date="2025-02-20T11:56:32Z">
        <w:r>
          <w:rPr/>
          <w:fldChar w:fldCharType="begin"/>
        </w:r>
      </w:del>
      <w:del w:id="275" w:author="tongweiwei" w:date="2025-02-20T11:56:32Z">
        <w:r>
          <w:rPr/>
          <w:delInstrText xml:space="preserve"> HYPERLINK \l "_Toc459392474" </w:delInstrText>
        </w:r>
      </w:del>
      <w:del w:id="276" w:author="tongweiwei" w:date="2025-02-20T11:56:32Z">
        <w:r>
          <w:rPr/>
          <w:fldChar w:fldCharType="separate"/>
        </w:r>
      </w:del>
      <w:del w:id="277" w:author="tongweiwei" w:date="2025-02-20T11:56:32Z">
        <w:r>
          <w:rPr>
            <w:rStyle w:val="30"/>
            <w:rFonts w:hint="eastAsia" w:ascii="宋体" w:hAnsi="宋体"/>
          </w:rPr>
          <w:delText>二十三、基金合同的效力</w:delText>
        </w:r>
      </w:del>
      <w:del w:id="278" w:author="tongweiwei" w:date="2025-02-20T11:56:32Z">
        <w:r>
          <w:rPr/>
          <w:tab/>
        </w:r>
      </w:del>
      <w:del w:id="279" w:author="tongweiwei" w:date="2025-02-20T11:56:32Z">
        <w:r>
          <w:rPr/>
          <w:fldChar w:fldCharType="begin"/>
        </w:r>
      </w:del>
      <w:del w:id="280" w:author="tongweiwei" w:date="2025-02-20T11:56:32Z">
        <w:r>
          <w:rPr/>
          <w:delInstrText xml:space="preserve"> PAGEREF _Toc459392474 \h </w:delInstrText>
        </w:r>
      </w:del>
      <w:del w:id="281" w:author="tongweiwei" w:date="2025-02-20T11:56:32Z">
        <w:r>
          <w:rPr/>
          <w:fldChar w:fldCharType="separate"/>
        </w:r>
      </w:del>
      <w:del w:id="282" w:author="tongweiwei" w:date="2025-02-20T11:56:32Z">
        <w:r>
          <w:rPr/>
          <w:delText>60</w:delText>
        </w:r>
      </w:del>
      <w:del w:id="283" w:author="tongweiwei" w:date="2025-02-20T11:56:32Z">
        <w:r>
          <w:rPr/>
          <w:fldChar w:fldCharType="end"/>
        </w:r>
      </w:del>
      <w:del w:id="284" w:author="tongweiwei" w:date="2025-02-20T11:56:32Z">
        <w:r>
          <w:rPr/>
          <w:fldChar w:fldCharType="end"/>
        </w:r>
      </w:del>
    </w:p>
    <w:p w14:paraId="12E9ADDF">
      <w:pPr>
        <w:pStyle w:val="19"/>
        <w:spacing w:line="440" w:lineRule="exact"/>
        <w:rPr>
          <w:del w:id="285" w:author="tongweiwei" w:date="2025-02-20T11:56:32Z"/>
          <w:rFonts w:asciiTheme="minorHAnsi" w:hAnsiTheme="minorHAnsi" w:eastAsiaTheme="minorEastAsia" w:cstheme="minorBidi"/>
          <w:szCs w:val="22"/>
        </w:rPr>
      </w:pPr>
      <w:del w:id="286" w:author="tongweiwei" w:date="2025-02-20T11:56:32Z">
        <w:r>
          <w:rPr/>
          <w:fldChar w:fldCharType="begin"/>
        </w:r>
      </w:del>
      <w:del w:id="287" w:author="tongweiwei" w:date="2025-02-20T11:56:32Z">
        <w:r>
          <w:rPr/>
          <w:delInstrText xml:space="preserve"> HYPERLINK \l "_Toc459392475" </w:delInstrText>
        </w:r>
      </w:del>
      <w:del w:id="288" w:author="tongweiwei" w:date="2025-02-20T11:56:32Z">
        <w:r>
          <w:rPr/>
          <w:fldChar w:fldCharType="separate"/>
        </w:r>
      </w:del>
      <w:del w:id="289" w:author="tongweiwei" w:date="2025-02-20T11:56:32Z">
        <w:r>
          <w:rPr>
            <w:rStyle w:val="30"/>
            <w:rFonts w:hint="eastAsia" w:ascii="宋体" w:hAnsi="宋体"/>
          </w:rPr>
          <w:delText>二十四、基金合同的变更、解除与终止</w:delText>
        </w:r>
      </w:del>
      <w:del w:id="290" w:author="tongweiwei" w:date="2025-02-20T11:56:32Z">
        <w:r>
          <w:rPr/>
          <w:tab/>
        </w:r>
      </w:del>
      <w:del w:id="291" w:author="tongweiwei" w:date="2025-02-20T11:56:32Z">
        <w:r>
          <w:rPr/>
          <w:fldChar w:fldCharType="begin"/>
        </w:r>
      </w:del>
      <w:del w:id="292" w:author="tongweiwei" w:date="2025-02-20T11:56:32Z">
        <w:r>
          <w:rPr/>
          <w:delInstrText xml:space="preserve"> PAGEREF _Toc459392475 \h </w:delInstrText>
        </w:r>
      </w:del>
      <w:del w:id="293" w:author="tongweiwei" w:date="2025-02-20T11:56:32Z">
        <w:r>
          <w:rPr/>
          <w:fldChar w:fldCharType="separate"/>
        </w:r>
      </w:del>
      <w:del w:id="294" w:author="tongweiwei" w:date="2025-02-20T11:56:32Z">
        <w:r>
          <w:rPr/>
          <w:delText>60</w:delText>
        </w:r>
      </w:del>
      <w:del w:id="295" w:author="tongweiwei" w:date="2025-02-20T11:56:32Z">
        <w:r>
          <w:rPr/>
          <w:fldChar w:fldCharType="end"/>
        </w:r>
      </w:del>
      <w:del w:id="296" w:author="tongweiwei" w:date="2025-02-20T11:56:32Z">
        <w:r>
          <w:rPr/>
          <w:fldChar w:fldCharType="end"/>
        </w:r>
      </w:del>
    </w:p>
    <w:p w14:paraId="29BFEF22">
      <w:pPr>
        <w:pStyle w:val="19"/>
        <w:spacing w:line="440" w:lineRule="exact"/>
        <w:rPr>
          <w:del w:id="297" w:author="tongweiwei" w:date="2025-02-20T11:56:32Z"/>
          <w:rFonts w:asciiTheme="minorHAnsi" w:hAnsiTheme="minorHAnsi" w:eastAsiaTheme="minorEastAsia" w:cstheme="minorBidi"/>
          <w:szCs w:val="22"/>
        </w:rPr>
      </w:pPr>
      <w:del w:id="298" w:author="tongweiwei" w:date="2025-02-20T11:56:32Z">
        <w:r>
          <w:rPr/>
          <w:fldChar w:fldCharType="begin"/>
        </w:r>
      </w:del>
      <w:del w:id="299" w:author="tongweiwei" w:date="2025-02-20T11:56:32Z">
        <w:r>
          <w:rPr/>
          <w:delInstrText xml:space="preserve"> HYPERLINK \l "_Toc459392476" </w:delInstrText>
        </w:r>
      </w:del>
      <w:del w:id="300" w:author="tongweiwei" w:date="2025-02-20T11:56:32Z">
        <w:r>
          <w:rPr/>
          <w:fldChar w:fldCharType="separate"/>
        </w:r>
      </w:del>
      <w:del w:id="301" w:author="tongweiwei" w:date="2025-02-20T11:56:32Z">
        <w:r>
          <w:rPr>
            <w:rStyle w:val="30"/>
            <w:rFonts w:hint="eastAsia" w:ascii="宋体" w:hAnsi="宋体"/>
          </w:rPr>
          <w:delText>二十五、基金的清算</w:delText>
        </w:r>
      </w:del>
      <w:del w:id="302" w:author="tongweiwei" w:date="2025-02-20T11:56:32Z">
        <w:r>
          <w:rPr/>
          <w:tab/>
        </w:r>
      </w:del>
      <w:del w:id="303" w:author="tongweiwei" w:date="2025-02-20T11:56:32Z">
        <w:r>
          <w:rPr/>
          <w:fldChar w:fldCharType="begin"/>
        </w:r>
      </w:del>
      <w:del w:id="304" w:author="tongweiwei" w:date="2025-02-20T11:56:32Z">
        <w:r>
          <w:rPr/>
          <w:delInstrText xml:space="preserve"> PAGEREF _Toc459392476 \h </w:delInstrText>
        </w:r>
      </w:del>
      <w:del w:id="305" w:author="tongweiwei" w:date="2025-02-20T11:56:32Z">
        <w:r>
          <w:rPr/>
          <w:fldChar w:fldCharType="separate"/>
        </w:r>
      </w:del>
      <w:del w:id="306" w:author="tongweiwei" w:date="2025-02-20T11:56:32Z">
        <w:r>
          <w:rPr/>
          <w:delText>62</w:delText>
        </w:r>
      </w:del>
      <w:del w:id="307" w:author="tongweiwei" w:date="2025-02-20T11:56:32Z">
        <w:r>
          <w:rPr/>
          <w:fldChar w:fldCharType="end"/>
        </w:r>
      </w:del>
      <w:del w:id="308" w:author="tongweiwei" w:date="2025-02-20T11:56:32Z">
        <w:r>
          <w:rPr/>
          <w:fldChar w:fldCharType="end"/>
        </w:r>
      </w:del>
    </w:p>
    <w:p w14:paraId="4345C681">
      <w:pPr>
        <w:pStyle w:val="19"/>
        <w:spacing w:line="440" w:lineRule="exact"/>
        <w:rPr>
          <w:del w:id="309" w:author="tongweiwei" w:date="2025-02-20T11:56:32Z"/>
          <w:rFonts w:asciiTheme="minorHAnsi" w:hAnsiTheme="minorHAnsi" w:eastAsiaTheme="minorEastAsia" w:cstheme="minorBidi"/>
          <w:szCs w:val="22"/>
        </w:rPr>
      </w:pPr>
      <w:del w:id="310" w:author="tongweiwei" w:date="2025-02-20T11:56:32Z">
        <w:r>
          <w:rPr/>
          <w:fldChar w:fldCharType="begin"/>
        </w:r>
      </w:del>
      <w:del w:id="311" w:author="tongweiwei" w:date="2025-02-20T11:56:32Z">
        <w:r>
          <w:rPr/>
          <w:delInstrText xml:space="preserve"> HYPERLINK \l "_Toc459392477" </w:delInstrText>
        </w:r>
      </w:del>
      <w:del w:id="312" w:author="tongweiwei" w:date="2025-02-20T11:56:32Z">
        <w:r>
          <w:rPr/>
          <w:fldChar w:fldCharType="separate"/>
        </w:r>
      </w:del>
      <w:del w:id="313" w:author="tongweiwei" w:date="2025-02-20T11:56:32Z">
        <w:r>
          <w:rPr>
            <w:rStyle w:val="30"/>
            <w:rFonts w:hint="eastAsia" w:ascii="宋体" w:hAnsi="宋体"/>
          </w:rPr>
          <w:delText>二十六、违约责任</w:delText>
        </w:r>
      </w:del>
      <w:del w:id="314" w:author="tongweiwei" w:date="2025-02-20T11:56:32Z">
        <w:r>
          <w:rPr/>
          <w:tab/>
        </w:r>
      </w:del>
      <w:del w:id="315" w:author="tongweiwei" w:date="2025-02-20T11:56:32Z">
        <w:r>
          <w:rPr/>
          <w:fldChar w:fldCharType="begin"/>
        </w:r>
      </w:del>
      <w:del w:id="316" w:author="tongweiwei" w:date="2025-02-20T11:56:32Z">
        <w:r>
          <w:rPr/>
          <w:delInstrText xml:space="preserve"> PAGEREF _Toc459392477 \h </w:delInstrText>
        </w:r>
      </w:del>
      <w:del w:id="317" w:author="tongweiwei" w:date="2025-02-20T11:56:32Z">
        <w:r>
          <w:rPr/>
          <w:fldChar w:fldCharType="separate"/>
        </w:r>
      </w:del>
      <w:del w:id="318" w:author="tongweiwei" w:date="2025-02-20T11:56:32Z">
        <w:r>
          <w:rPr/>
          <w:delText>63</w:delText>
        </w:r>
      </w:del>
      <w:del w:id="319" w:author="tongweiwei" w:date="2025-02-20T11:56:32Z">
        <w:r>
          <w:rPr/>
          <w:fldChar w:fldCharType="end"/>
        </w:r>
      </w:del>
      <w:del w:id="320" w:author="tongweiwei" w:date="2025-02-20T11:56:32Z">
        <w:r>
          <w:rPr/>
          <w:fldChar w:fldCharType="end"/>
        </w:r>
      </w:del>
    </w:p>
    <w:p w14:paraId="66DD0835">
      <w:pPr>
        <w:pStyle w:val="19"/>
        <w:spacing w:line="440" w:lineRule="exact"/>
        <w:rPr>
          <w:del w:id="321" w:author="tongweiwei" w:date="2025-02-20T11:56:32Z"/>
          <w:rFonts w:asciiTheme="minorHAnsi" w:hAnsiTheme="minorHAnsi" w:eastAsiaTheme="minorEastAsia" w:cstheme="minorBidi"/>
          <w:szCs w:val="22"/>
        </w:rPr>
      </w:pPr>
      <w:del w:id="322" w:author="tongweiwei" w:date="2025-02-20T11:56:32Z">
        <w:r>
          <w:rPr/>
          <w:fldChar w:fldCharType="begin"/>
        </w:r>
      </w:del>
      <w:del w:id="323" w:author="tongweiwei" w:date="2025-02-20T11:56:32Z">
        <w:r>
          <w:rPr/>
          <w:delInstrText xml:space="preserve"> HYPERLINK \l "_Toc459392478" </w:delInstrText>
        </w:r>
      </w:del>
      <w:del w:id="324" w:author="tongweiwei" w:date="2025-02-20T11:56:32Z">
        <w:r>
          <w:rPr/>
          <w:fldChar w:fldCharType="separate"/>
        </w:r>
      </w:del>
      <w:del w:id="325" w:author="tongweiwei" w:date="2025-02-20T11:56:32Z">
        <w:r>
          <w:rPr>
            <w:rStyle w:val="30"/>
            <w:rFonts w:hint="eastAsia" w:ascii="宋体" w:hAnsi="宋体"/>
          </w:rPr>
          <w:delText>二十七、通知与送达</w:delText>
        </w:r>
      </w:del>
      <w:del w:id="326" w:author="tongweiwei" w:date="2025-02-20T11:56:32Z">
        <w:r>
          <w:rPr/>
          <w:tab/>
        </w:r>
      </w:del>
      <w:del w:id="327" w:author="tongweiwei" w:date="2025-02-20T11:56:32Z">
        <w:r>
          <w:rPr/>
          <w:fldChar w:fldCharType="begin"/>
        </w:r>
      </w:del>
      <w:del w:id="328" w:author="tongweiwei" w:date="2025-02-20T11:56:32Z">
        <w:r>
          <w:rPr/>
          <w:delInstrText xml:space="preserve"> PAGEREF _Toc459392478 \h </w:delInstrText>
        </w:r>
      </w:del>
      <w:del w:id="329" w:author="tongweiwei" w:date="2025-02-20T11:56:32Z">
        <w:r>
          <w:rPr/>
          <w:fldChar w:fldCharType="separate"/>
        </w:r>
      </w:del>
      <w:del w:id="330" w:author="tongweiwei" w:date="2025-02-20T11:56:32Z">
        <w:r>
          <w:rPr/>
          <w:delText>64</w:delText>
        </w:r>
      </w:del>
      <w:del w:id="331" w:author="tongweiwei" w:date="2025-02-20T11:56:32Z">
        <w:r>
          <w:rPr/>
          <w:fldChar w:fldCharType="end"/>
        </w:r>
      </w:del>
      <w:del w:id="332" w:author="tongweiwei" w:date="2025-02-20T11:56:32Z">
        <w:r>
          <w:rPr/>
          <w:fldChar w:fldCharType="end"/>
        </w:r>
      </w:del>
    </w:p>
    <w:p w14:paraId="4890CA65">
      <w:pPr>
        <w:pStyle w:val="19"/>
        <w:spacing w:line="440" w:lineRule="exact"/>
        <w:rPr>
          <w:del w:id="333" w:author="tongweiwei" w:date="2025-02-20T11:56:32Z"/>
          <w:rFonts w:asciiTheme="minorHAnsi" w:hAnsiTheme="minorHAnsi" w:eastAsiaTheme="minorEastAsia" w:cstheme="minorBidi"/>
          <w:szCs w:val="22"/>
        </w:rPr>
      </w:pPr>
      <w:del w:id="334" w:author="tongweiwei" w:date="2025-02-20T11:56:32Z">
        <w:r>
          <w:rPr/>
          <w:fldChar w:fldCharType="begin"/>
        </w:r>
      </w:del>
      <w:del w:id="335" w:author="tongweiwei" w:date="2025-02-20T11:56:32Z">
        <w:r>
          <w:rPr/>
          <w:delInstrText xml:space="preserve"> HYPERLINK \l "_Toc459392479" </w:delInstrText>
        </w:r>
      </w:del>
      <w:del w:id="336" w:author="tongweiwei" w:date="2025-02-20T11:56:32Z">
        <w:r>
          <w:rPr/>
          <w:fldChar w:fldCharType="separate"/>
        </w:r>
      </w:del>
      <w:del w:id="337" w:author="tongweiwei" w:date="2025-02-20T11:56:32Z">
        <w:r>
          <w:rPr>
            <w:rStyle w:val="30"/>
            <w:rFonts w:hint="eastAsia" w:ascii="宋体" w:hAnsi="宋体"/>
          </w:rPr>
          <w:delText>二十八、法律适用和争议的处理</w:delText>
        </w:r>
      </w:del>
      <w:del w:id="338" w:author="tongweiwei" w:date="2025-02-20T11:56:32Z">
        <w:r>
          <w:rPr/>
          <w:tab/>
        </w:r>
      </w:del>
      <w:del w:id="339" w:author="tongweiwei" w:date="2025-02-20T11:56:32Z">
        <w:r>
          <w:rPr/>
          <w:fldChar w:fldCharType="begin"/>
        </w:r>
      </w:del>
      <w:del w:id="340" w:author="tongweiwei" w:date="2025-02-20T11:56:32Z">
        <w:r>
          <w:rPr/>
          <w:delInstrText xml:space="preserve"> PAGEREF _Toc459392479 \h </w:delInstrText>
        </w:r>
      </w:del>
      <w:del w:id="341" w:author="tongweiwei" w:date="2025-02-20T11:56:32Z">
        <w:r>
          <w:rPr/>
          <w:fldChar w:fldCharType="separate"/>
        </w:r>
      </w:del>
      <w:del w:id="342" w:author="tongweiwei" w:date="2025-02-20T11:56:32Z">
        <w:r>
          <w:rPr/>
          <w:delText>65</w:delText>
        </w:r>
      </w:del>
      <w:del w:id="343" w:author="tongweiwei" w:date="2025-02-20T11:56:32Z">
        <w:r>
          <w:rPr/>
          <w:fldChar w:fldCharType="end"/>
        </w:r>
      </w:del>
      <w:del w:id="344" w:author="tongweiwei" w:date="2025-02-20T11:56:32Z">
        <w:r>
          <w:rPr/>
          <w:fldChar w:fldCharType="end"/>
        </w:r>
      </w:del>
    </w:p>
    <w:p w14:paraId="75B1692B">
      <w:pPr>
        <w:pStyle w:val="19"/>
        <w:spacing w:line="440" w:lineRule="exact"/>
        <w:rPr>
          <w:del w:id="345" w:author="tongweiwei" w:date="2025-02-20T11:56:32Z"/>
          <w:rFonts w:asciiTheme="minorHAnsi" w:hAnsiTheme="minorHAnsi" w:eastAsiaTheme="minorEastAsia" w:cstheme="minorBidi"/>
          <w:szCs w:val="22"/>
        </w:rPr>
      </w:pPr>
      <w:del w:id="346" w:author="tongweiwei" w:date="2025-02-20T11:56:32Z">
        <w:r>
          <w:rPr/>
          <w:fldChar w:fldCharType="begin"/>
        </w:r>
      </w:del>
      <w:del w:id="347" w:author="tongweiwei" w:date="2025-02-20T11:56:32Z">
        <w:r>
          <w:rPr/>
          <w:delInstrText xml:space="preserve"> HYPERLINK \l "_Toc459392480" </w:delInstrText>
        </w:r>
      </w:del>
      <w:del w:id="348" w:author="tongweiwei" w:date="2025-02-20T11:56:32Z">
        <w:r>
          <w:rPr/>
          <w:fldChar w:fldCharType="separate"/>
        </w:r>
      </w:del>
      <w:del w:id="349" w:author="tongweiwei" w:date="2025-02-20T11:56:32Z">
        <w:r>
          <w:rPr>
            <w:rStyle w:val="30"/>
            <w:rFonts w:hint="eastAsia" w:ascii="宋体" w:hAnsi="宋体"/>
          </w:rPr>
          <w:delText>二十九、其他事项</w:delText>
        </w:r>
      </w:del>
      <w:del w:id="350" w:author="tongweiwei" w:date="2025-02-20T11:56:32Z">
        <w:r>
          <w:rPr/>
          <w:tab/>
        </w:r>
      </w:del>
      <w:del w:id="351" w:author="tongweiwei" w:date="2025-02-20T11:56:32Z">
        <w:r>
          <w:rPr/>
          <w:fldChar w:fldCharType="begin"/>
        </w:r>
      </w:del>
      <w:del w:id="352" w:author="tongweiwei" w:date="2025-02-20T11:56:32Z">
        <w:r>
          <w:rPr/>
          <w:delInstrText xml:space="preserve"> PAGEREF _Toc459392480 \h </w:delInstrText>
        </w:r>
      </w:del>
      <w:del w:id="353" w:author="tongweiwei" w:date="2025-02-20T11:56:32Z">
        <w:r>
          <w:rPr/>
          <w:fldChar w:fldCharType="separate"/>
        </w:r>
      </w:del>
      <w:del w:id="354" w:author="tongweiwei" w:date="2025-02-20T11:56:32Z">
        <w:r>
          <w:rPr/>
          <w:delText>65</w:delText>
        </w:r>
      </w:del>
      <w:del w:id="355" w:author="tongweiwei" w:date="2025-02-20T11:56:32Z">
        <w:r>
          <w:rPr/>
          <w:fldChar w:fldCharType="end"/>
        </w:r>
      </w:del>
      <w:del w:id="356" w:author="tongweiwei" w:date="2025-02-20T11:56:32Z">
        <w:r>
          <w:rPr/>
          <w:fldChar w:fldCharType="end"/>
        </w:r>
      </w:del>
    </w:p>
    <w:p w14:paraId="14FBF6FF">
      <w:pPr>
        <w:pStyle w:val="19"/>
        <w:tabs>
          <w:tab w:val="right" w:leader="dot" w:pos="8306"/>
          <w:tab w:val="clear" w:pos="8296"/>
        </w:tabs>
        <w:rPr>
          <w:ins w:id="357" w:author="tongweiwei" w:date="2025-02-20T11:56:32Z"/>
        </w:rPr>
      </w:pPr>
      <w:ins w:id="358" w:author="tongweiwei" w:date="2025-02-20T11:56:32Z">
        <w:r>
          <w:rPr/>
          <w:fldChar w:fldCharType="begin"/>
        </w:r>
      </w:ins>
      <w:ins w:id="359" w:author="tongweiwei" w:date="2025-02-20T11:56:32Z">
        <w:r>
          <w:rPr/>
          <w:instrText xml:space="preserve"> HYPERLINK \l _Toc11772 </w:instrText>
        </w:r>
      </w:ins>
      <w:ins w:id="360" w:author="tongweiwei" w:date="2025-02-20T11:56:32Z">
        <w:r>
          <w:rPr/>
          <w:fldChar w:fldCharType="separate"/>
        </w:r>
      </w:ins>
      <w:ins w:id="361" w:author="tongweiwei" w:date="2025-02-20T11:56:32Z">
        <w:r>
          <w:rPr>
            <w:rFonts w:hint="eastAsia" w:ascii="宋体" w:hAnsi="宋体"/>
            <w:szCs w:val="21"/>
          </w:rPr>
          <w:t>一、前言</w:t>
        </w:r>
      </w:ins>
      <w:ins w:id="362" w:author="tongweiwei" w:date="2025-02-20T11:56:32Z">
        <w:r>
          <w:rPr/>
          <w:tab/>
        </w:r>
      </w:ins>
      <w:ins w:id="363" w:author="tongweiwei" w:date="2025-02-20T11:56:32Z">
        <w:r>
          <w:rPr/>
          <w:fldChar w:fldCharType="begin"/>
        </w:r>
      </w:ins>
      <w:ins w:id="364" w:author="tongweiwei" w:date="2025-02-20T11:56:32Z">
        <w:r>
          <w:rPr/>
          <w:instrText xml:space="preserve"> PAGEREF _Toc11772 \h </w:instrText>
        </w:r>
      </w:ins>
      <w:ins w:id="365" w:author="tongweiwei" w:date="2025-02-20T11:56:32Z">
        <w:r>
          <w:rPr/>
          <w:fldChar w:fldCharType="separate"/>
        </w:r>
      </w:ins>
      <w:ins w:id="366" w:author="tongweiwei" w:date="2025-02-20T11:56:32Z">
        <w:r>
          <w:rPr/>
          <w:t>1</w:t>
        </w:r>
      </w:ins>
      <w:ins w:id="367" w:author="tongweiwei" w:date="2025-02-20T11:56:32Z">
        <w:r>
          <w:rPr/>
          <w:fldChar w:fldCharType="end"/>
        </w:r>
      </w:ins>
      <w:ins w:id="368" w:author="tongweiwei" w:date="2025-02-20T11:56:32Z">
        <w:r>
          <w:rPr/>
          <w:fldChar w:fldCharType="end"/>
        </w:r>
      </w:ins>
    </w:p>
    <w:p w14:paraId="46A3AC5B">
      <w:pPr>
        <w:pStyle w:val="19"/>
        <w:tabs>
          <w:tab w:val="right" w:leader="dot" w:pos="8306"/>
          <w:tab w:val="clear" w:pos="8296"/>
        </w:tabs>
        <w:rPr>
          <w:ins w:id="369" w:author="tongweiwei" w:date="2025-02-20T11:56:32Z"/>
        </w:rPr>
      </w:pPr>
      <w:ins w:id="370" w:author="tongweiwei" w:date="2025-02-20T11:56:32Z">
        <w:r>
          <w:rPr/>
          <w:fldChar w:fldCharType="begin"/>
        </w:r>
      </w:ins>
      <w:ins w:id="371" w:author="tongweiwei" w:date="2025-02-20T11:56:32Z">
        <w:r>
          <w:rPr/>
          <w:instrText xml:space="preserve"> HYPERLINK \l _Toc20954 </w:instrText>
        </w:r>
      </w:ins>
      <w:ins w:id="372" w:author="tongweiwei" w:date="2025-02-20T11:56:32Z">
        <w:r>
          <w:rPr/>
          <w:fldChar w:fldCharType="separate"/>
        </w:r>
      </w:ins>
      <w:ins w:id="373" w:author="tongweiwei" w:date="2025-02-20T11:56:32Z">
        <w:r>
          <w:rPr>
            <w:rFonts w:hint="eastAsia" w:ascii="宋体" w:hAnsi="宋体"/>
            <w:szCs w:val="21"/>
          </w:rPr>
          <w:t>二、释义</w:t>
        </w:r>
      </w:ins>
      <w:ins w:id="374" w:author="tongweiwei" w:date="2025-02-20T11:56:32Z">
        <w:r>
          <w:rPr/>
          <w:tab/>
        </w:r>
      </w:ins>
      <w:ins w:id="375" w:author="tongweiwei" w:date="2025-02-20T11:56:32Z">
        <w:r>
          <w:rPr/>
          <w:fldChar w:fldCharType="begin"/>
        </w:r>
      </w:ins>
      <w:ins w:id="376" w:author="tongweiwei" w:date="2025-02-20T11:56:32Z">
        <w:r>
          <w:rPr/>
          <w:instrText xml:space="preserve"> PAGEREF _Toc20954 \h </w:instrText>
        </w:r>
      </w:ins>
      <w:ins w:id="377" w:author="tongweiwei" w:date="2025-02-20T11:56:32Z">
        <w:r>
          <w:rPr/>
          <w:fldChar w:fldCharType="separate"/>
        </w:r>
      </w:ins>
      <w:ins w:id="378" w:author="tongweiwei" w:date="2025-02-20T11:56:32Z">
        <w:r>
          <w:rPr/>
          <w:t>1</w:t>
        </w:r>
      </w:ins>
      <w:ins w:id="379" w:author="tongweiwei" w:date="2025-02-20T11:56:32Z">
        <w:r>
          <w:rPr/>
          <w:fldChar w:fldCharType="end"/>
        </w:r>
      </w:ins>
      <w:ins w:id="380" w:author="tongweiwei" w:date="2025-02-20T11:56:32Z">
        <w:r>
          <w:rPr/>
          <w:fldChar w:fldCharType="end"/>
        </w:r>
      </w:ins>
    </w:p>
    <w:p w14:paraId="422820F6">
      <w:pPr>
        <w:pStyle w:val="19"/>
        <w:tabs>
          <w:tab w:val="right" w:leader="dot" w:pos="8306"/>
          <w:tab w:val="clear" w:pos="8296"/>
        </w:tabs>
        <w:rPr>
          <w:ins w:id="381" w:author="tongweiwei" w:date="2025-02-20T11:56:32Z"/>
        </w:rPr>
      </w:pPr>
      <w:ins w:id="382" w:author="tongweiwei" w:date="2025-02-20T11:56:32Z">
        <w:r>
          <w:rPr/>
          <w:fldChar w:fldCharType="begin"/>
        </w:r>
      </w:ins>
      <w:ins w:id="383" w:author="tongweiwei" w:date="2025-02-20T11:56:32Z">
        <w:r>
          <w:rPr/>
          <w:instrText xml:space="preserve"> HYPERLINK \l _Toc7196 </w:instrText>
        </w:r>
      </w:ins>
      <w:ins w:id="384" w:author="tongweiwei" w:date="2025-02-20T11:56:32Z">
        <w:r>
          <w:rPr/>
          <w:fldChar w:fldCharType="separate"/>
        </w:r>
      </w:ins>
      <w:ins w:id="385" w:author="tongweiwei" w:date="2025-02-20T11:56:32Z">
        <w:r>
          <w:rPr>
            <w:rFonts w:hint="eastAsia" w:ascii="宋体" w:hAnsi="宋体"/>
            <w:szCs w:val="21"/>
          </w:rPr>
          <w:t>三、声明与承诺</w:t>
        </w:r>
      </w:ins>
      <w:ins w:id="386" w:author="tongweiwei" w:date="2025-02-20T11:56:32Z">
        <w:r>
          <w:rPr/>
          <w:tab/>
        </w:r>
      </w:ins>
      <w:ins w:id="387" w:author="tongweiwei" w:date="2025-02-20T11:56:32Z">
        <w:r>
          <w:rPr/>
          <w:fldChar w:fldCharType="begin"/>
        </w:r>
      </w:ins>
      <w:ins w:id="388" w:author="tongweiwei" w:date="2025-02-20T11:56:32Z">
        <w:r>
          <w:rPr/>
          <w:instrText xml:space="preserve"> PAGEREF _Toc7196 \h </w:instrText>
        </w:r>
      </w:ins>
      <w:ins w:id="389" w:author="tongweiwei" w:date="2025-02-20T11:56:32Z">
        <w:r>
          <w:rPr/>
          <w:fldChar w:fldCharType="separate"/>
        </w:r>
      </w:ins>
      <w:ins w:id="390" w:author="tongweiwei" w:date="2025-02-20T11:56:32Z">
        <w:r>
          <w:rPr/>
          <w:t>4</w:t>
        </w:r>
      </w:ins>
      <w:ins w:id="391" w:author="tongweiwei" w:date="2025-02-20T11:56:32Z">
        <w:r>
          <w:rPr/>
          <w:fldChar w:fldCharType="end"/>
        </w:r>
      </w:ins>
      <w:ins w:id="392" w:author="tongweiwei" w:date="2025-02-20T11:56:32Z">
        <w:r>
          <w:rPr/>
          <w:fldChar w:fldCharType="end"/>
        </w:r>
      </w:ins>
    </w:p>
    <w:p w14:paraId="3FFBA615">
      <w:pPr>
        <w:pStyle w:val="19"/>
        <w:tabs>
          <w:tab w:val="right" w:leader="dot" w:pos="8306"/>
          <w:tab w:val="clear" w:pos="8296"/>
        </w:tabs>
        <w:rPr>
          <w:ins w:id="393" w:author="tongweiwei" w:date="2025-02-20T11:56:32Z"/>
        </w:rPr>
      </w:pPr>
      <w:ins w:id="394" w:author="tongweiwei" w:date="2025-02-20T11:56:32Z">
        <w:r>
          <w:rPr/>
          <w:fldChar w:fldCharType="begin"/>
        </w:r>
      </w:ins>
      <w:ins w:id="395" w:author="tongweiwei" w:date="2025-02-20T11:56:32Z">
        <w:r>
          <w:rPr/>
          <w:instrText xml:space="preserve"> HYPERLINK \l _Toc11699 </w:instrText>
        </w:r>
      </w:ins>
      <w:ins w:id="396" w:author="tongweiwei" w:date="2025-02-20T11:56:32Z">
        <w:r>
          <w:rPr/>
          <w:fldChar w:fldCharType="separate"/>
        </w:r>
      </w:ins>
      <w:ins w:id="397" w:author="tongweiwei" w:date="2025-02-20T11:56:32Z">
        <w:r>
          <w:rPr>
            <w:rFonts w:hint="eastAsia" w:ascii="宋体" w:hAnsi="宋体"/>
            <w:szCs w:val="21"/>
          </w:rPr>
          <w:t>四、基金的基本情况</w:t>
        </w:r>
      </w:ins>
      <w:ins w:id="398" w:author="tongweiwei" w:date="2025-02-20T11:56:32Z">
        <w:r>
          <w:rPr/>
          <w:tab/>
        </w:r>
      </w:ins>
      <w:ins w:id="399" w:author="tongweiwei" w:date="2025-02-20T11:56:32Z">
        <w:r>
          <w:rPr/>
          <w:fldChar w:fldCharType="begin"/>
        </w:r>
      </w:ins>
      <w:ins w:id="400" w:author="tongweiwei" w:date="2025-02-20T11:56:32Z">
        <w:r>
          <w:rPr/>
          <w:instrText xml:space="preserve"> PAGEREF _Toc11699 \h </w:instrText>
        </w:r>
      </w:ins>
      <w:ins w:id="401" w:author="tongweiwei" w:date="2025-02-20T11:56:32Z">
        <w:r>
          <w:rPr/>
          <w:fldChar w:fldCharType="separate"/>
        </w:r>
      </w:ins>
      <w:ins w:id="402" w:author="tongweiwei" w:date="2025-02-20T11:56:32Z">
        <w:r>
          <w:rPr/>
          <w:t>4</w:t>
        </w:r>
      </w:ins>
      <w:ins w:id="403" w:author="tongweiwei" w:date="2025-02-20T11:56:32Z">
        <w:r>
          <w:rPr/>
          <w:fldChar w:fldCharType="end"/>
        </w:r>
      </w:ins>
      <w:ins w:id="404" w:author="tongweiwei" w:date="2025-02-20T11:56:32Z">
        <w:r>
          <w:rPr/>
          <w:fldChar w:fldCharType="end"/>
        </w:r>
      </w:ins>
    </w:p>
    <w:p w14:paraId="17D9C73F">
      <w:pPr>
        <w:pStyle w:val="19"/>
        <w:tabs>
          <w:tab w:val="right" w:leader="dot" w:pos="8306"/>
          <w:tab w:val="clear" w:pos="8296"/>
        </w:tabs>
        <w:rPr>
          <w:ins w:id="405" w:author="tongweiwei" w:date="2025-02-20T11:56:32Z"/>
        </w:rPr>
      </w:pPr>
      <w:ins w:id="406" w:author="tongweiwei" w:date="2025-02-20T11:56:32Z">
        <w:r>
          <w:rPr/>
          <w:fldChar w:fldCharType="begin"/>
        </w:r>
      </w:ins>
      <w:ins w:id="407" w:author="tongweiwei" w:date="2025-02-20T11:56:32Z">
        <w:r>
          <w:rPr/>
          <w:instrText xml:space="preserve"> HYPERLINK \l _Toc12808 </w:instrText>
        </w:r>
      </w:ins>
      <w:ins w:id="408" w:author="tongweiwei" w:date="2025-02-20T11:56:32Z">
        <w:r>
          <w:rPr/>
          <w:fldChar w:fldCharType="separate"/>
        </w:r>
      </w:ins>
      <w:ins w:id="409" w:author="tongweiwei" w:date="2025-02-20T11:56:32Z">
        <w:r>
          <w:rPr>
            <w:rFonts w:hint="eastAsia" w:ascii="宋体" w:hAnsi="宋体"/>
            <w:szCs w:val="21"/>
          </w:rPr>
          <w:t>五、基金的募集</w:t>
        </w:r>
      </w:ins>
      <w:ins w:id="410" w:author="tongweiwei" w:date="2025-02-20T11:56:32Z">
        <w:r>
          <w:rPr/>
          <w:tab/>
        </w:r>
      </w:ins>
      <w:ins w:id="411" w:author="tongweiwei" w:date="2025-02-20T11:56:32Z">
        <w:r>
          <w:rPr/>
          <w:fldChar w:fldCharType="begin"/>
        </w:r>
      </w:ins>
      <w:ins w:id="412" w:author="tongweiwei" w:date="2025-02-20T11:56:32Z">
        <w:r>
          <w:rPr/>
          <w:instrText xml:space="preserve"> PAGEREF _Toc12808 \h </w:instrText>
        </w:r>
      </w:ins>
      <w:ins w:id="413" w:author="tongweiwei" w:date="2025-02-20T11:56:32Z">
        <w:r>
          <w:rPr/>
          <w:fldChar w:fldCharType="separate"/>
        </w:r>
      </w:ins>
      <w:ins w:id="414" w:author="tongweiwei" w:date="2025-02-20T11:56:32Z">
        <w:r>
          <w:rPr/>
          <w:t>7</w:t>
        </w:r>
      </w:ins>
      <w:ins w:id="415" w:author="tongweiwei" w:date="2025-02-20T11:56:32Z">
        <w:r>
          <w:rPr/>
          <w:fldChar w:fldCharType="end"/>
        </w:r>
      </w:ins>
      <w:ins w:id="416" w:author="tongweiwei" w:date="2025-02-20T11:56:32Z">
        <w:r>
          <w:rPr/>
          <w:fldChar w:fldCharType="end"/>
        </w:r>
      </w:ins>
    </w:p>
    <w:p w14:paraId="447AB9C8">
      <w:pPr>
        <w:pStyle w:val="19"/>
        <w:tabs>
          <w:tab w:val="right" w:leader="dot" w:pos="8306"/>
          <w:tab w:val="clear" w:pos="8296"/>
        </w:tabs>
        <w:rPr>
          <w:ins w:id="417" w:author="tongweiwei" w:date="2025-02-20T11:56:32Z"/>
        </w:rPr>
      </w:pPr>
      <w:ins w:id="418" w:author="tongweiwei" w:date="2025-02-20T11:56:32Z">
        <w:r>
          <w:rPr/>
          <w:fldChar w:fldCharType="begin"/>
        </w:r>
      </w:ins>
      <w:ins w:id="419" w:author="tongweiwei" w:date="2025-02-20T11:56:32Z">
        <w:r>
          <w:rPr/>
          <w:instrText xml:space="preserve"> HYPERLINK \l _Toc6956 </w:instrText>
        </w:r>
      </w:ins>
      <w:ins w:id="420" w:author="tongweiwei" w:date="2025-02-20T11:56:32Z">
        <w:r>
          <w:rPr/>
          <w:fldChar w:fldCharType="separate"/>
        </w:r>
      </w:ins>
      <w:ins w:id="421" w:author="tongweiwei" w:date="2025-02-20T11:56:32Z">
        <w:r>
          <w:rPr>
            <w:rFonts w:hint="eastAsia" w:ascii="宋体" w:hAnsi="宋体"/>
            <w:szCs w:val="21"/>
          </w:rPr>
          <w:t>六、基金的成立与备案</w:t>
        </w:r>
      </w:ins>
      <w:ins w:id="422" w:author="tongweiwei" w:date="2025-02-20T11:56:32Z">
        <w:r>
          <w:rPr/>
          <w:tab/>
        </w:r>
      </w:ins>
      <w:ins w:id="423" w:author="tongweiwei" w:date="2025-02-20T11:56:32Z">
        <w:r>
          <w:rPr/>
          <w:fldChar w:fldCharType="begin"/>
        </w:r>
      </w:ins>
      <w:ins w:id="424" w:author="tongweiwei" w:date="2025-02-20T11:56:32Z">
        <w:r>
          <w:rPr/>
          <w:instrText xml:space="preserve"> PAGEREF _Toc6956 \h </w:instrText>
        </w:r>
      </w:ins>
      <w:ins w:id="425" w:author="tongweiwei" w:date="2025-02-20T11:56:32Z">
        <w:r>
          <w:rPr/>
          <w:fldChar w:fldCharType="separate"/>
        </w:r>
      </w:ins>
      <w:ins w:id="426" w:author="tongweiwei" w:date="2025-02-20T11:56:32Z">
        <w:r>
          <w:rPr/>
          <w:t>10</w:t>
        </w:r>
      </w:ins>
      <w:ins w:id="427" w:author="tongweiwei" w:date="2025-02-20T11:56:32Z">
        <w:r>
          <w:rPr/>
          <w:fldChar w:fldCharType="end"/>
        </w:r>
      </w:ins>
      <w:ins w:id="428" w:author="tongweiwei" w:date="2025-02-20T11:56:32Z">
        <w:r>
          <w:rPr/>
          <w:fldChar w:fldCharType="end"/>
        </w:r>
      </w:ins>
    </w:p>
    <w:p w14:paraId="5A902A8F">
      <w:pPr>
        <w:pStyle w:val="19"/>
        <w:tabs>
          <w:tab w:val="right" w:leader="dot" w:pos="8306"/>
          <w:tab w:val="clear" w:pos="8296"/>
        </w:tabs>
        <w:rPr>
          <w:ins w:id="429" w:author="tongweiwei" w:date="2025-02-20T11:56:32Z"/>
        </w:rPr>
      </w:pPr>
      <w:ins w:id="430" w:author="tongweiwei" w:date="2025-02-20T11:56:32Z">
        <w:r>
          <w:rPr/>
          <w:fldChar w:fldCharType="begin"/>
        </w:r>
      </w:ins>
      <w:ins w:id="431" w:author="tongweiwei" w:date="2025-02-20T11:56:32Z">
        <w:r>
          <w:rPr/>
          <w:instrText xml:space="preserve"> HYPERLINK \l _Toc22790 </w:instrText>
        </w:r>
      </w:ins>
      <w:ins w:id="432" w:author="tongweiwei" w:date="2025-02-20T11:56:32Z">
        <w:r>
          <w:rPr/>
          <w:fldChar w:fldCharType="separate"/>
        </w:r>
      </w:ins>
      <w:ins w:id="433" w:author="tongweiwei" w:date="2025-02-20T11:56:32Z">
        <w:r>
          <w:rPr>
            <w:rFonts w:hint="eastAsia" w:ascii="宋体" w:hAnsi="宋体"/>
            <w:szCs w:val="21"/>
          </w:rPr>
          <w:t>七、基金的申购、赎回</w:t>
        </w:r>
      </w:ins>
      <w:ins w:id="434" w:author="tongweiwei" w:date="2025-02-20T11:56:32Z">
        <w:r>
          <w:rPr>
            <w:rFonts w:hint="eastAsia" w:ascii="宋体" w:hAnsi="宋体"/>
            <w:szCs w:val="21"/>
            <w:lang w:eastAsia="zh-CN"/>
          </w:rPr>
          <w:t>、</w:t>
        </w:r>
      </w:ins>
      <w:ins w:id="435" w:author="tongweiwei" w:date="2025-02-20T11:56:32Z">
        <w:r>
          <w:rPr>
            <w:rFonts w:hint="eastAsia" w:ascii="宋体" w:hAnsi="宋体"/>
            <w:szCs w:val="21"/>
          </w:rPr>
          <w:t>转让</w:t>
        </w:r>
      </w:ins>
      <w:ins w:id="436" w:author="tongweiwei" w:date="2025-02-20T11:56:32Z">
        <w:r>
          <w:rPr>
            <w:rFonts w:hint="eastAsia" w:ascii="宋体" w:hAnsi="宋体"/>
            <w:szCs w:val="21"/>
            <w:lang w:val="en-US" w:eastAsia="zh-CN"/>
          </w:rPr>
          <w:t>与转换</w:t>
        </w:r>
      </w:ins>
      <w:ins w:id="437" w:author="tongweiwei" w:date="2025-02-20T11:56:32Z">
        <w:r>
          <w:rPr/>
          <w:tab/>
        </w:r>
      </w:ins>
      <w:ins w:id="438" w:author="tongweiwei" w:date="2025-02-20T11:56:32Z">
        <w:r>
          <w:rPr/>
          <w:fldChar w:fldCharType="begin"/>
        </w:r>
      </w:ins>
      <w:ins w:id="439" w:author="tongweiwei" w:date="2025-02-20T11:56:32Z">
        <w:r>
          <w:rPr/>
          <w:instrText xml:space="preserve"> PAGEREF _Toc22790 \h </w:instrText>
        </w:r>
      </w:ins>
      <w:ins w:id="440" w:author="tongweiwei" w:date="2025-02-20T11:56:32Z">
        <w:r>
          <w:rPr/>
          <w:fldChar w:fldCharType="separate"/>
        </w:r>
      </w:ins>
      <w:ins w:id="441" w:author="tongweiwei" w:date="2025-02-20T11:56:32Z">
        <w:r>
          <w:rPr/>
          <w:t>11</w:t>
        </w:r>
      </w:ins>
      <w:ins w:id="442" w:author="tongweiwei" w:date="2025-02-20T11:56:32Z">
        <w:r>
          <w:rPr/>
          <w:fldChar w:fldCharType="end"/>
        </w:r>
      </w:ins>
      <w:ins w:id="443" w:author="tongweiwei" w:date="2025-02-20T11:56:32Z">
        <w:r>
          <w:rPr/>
          <w:fldChar w:fldCharType="end"/>
        </w:r>
      </w:ins>
    </w:p>
    <w:p w14:paraId="5C3C6759">
      <w:pPr>
        <w:pStyle w:val="19"/>
        <w:tabs>
          <w:tab w:val="right" w:leader="dot" w:pos="8306"/>
          <w:tab w:val="clear" w:pos="8296"/>
        </w:tabs>
        <w:rPr>
          <w:ins w:id="444" w:author="tongweiwei" w:date="2025-02-20T11:56:32Z"/>
        </w:rPr>
      </w:pPr>
      <w:ins w:id="445" w:author="tongweiwei" w:date="2025-02-20T11:56:32Z">
        <w:r>
          <w:rPr/>
          <w:fldChar w:fldCharType="begin"/>
        </w:r>
      </w:ins>
      <w:ins w:id="446" w:author="tongweiwei" w:date="2025-02-20T11:56:32Z">
        <w:r>
          <w:rPr/>
          <w:instrText xml:space="preserve"> HYPERLINK \l _Toc24726 </w:instrText>
        </w:r>
      </w:ins>
      <w:ins w:id="447" w:author="tongweiwei" w:date="2025-02-20T11:56:32Z">
        <w:r>
          <w:rPr/>
          <w:fldChar w:fldCharType="separate"/>
        </w:r>
      </w:ins>
      <w:ins w:id="448" w:author="tongweiwei" w:date="2025-02-20T11:56:32Z">
        <w:r>
          <w:rPr>
            <w:rFonts w:hint="eastAsia" w:ascii="宋体" w:hAnsi="宋体"/>
            <w:szCs w:val="21"/>
          </w:rPr>
          <w:t>八、当事人及权利义务</w:t>
        </w:r>
      </w:ins>
      <w:ins w:id="449" w:author="tongweiwei" w:date="2025-02-20T11:56:32Z">
        <w:r>
          <w:rPr/>
          <w:tab/>
        </w:r>
      </w:ins>
      <w:ins w:id="450" w:author="tongweiwei" w:date="2025-02-20T11:56:32Z">
        <w:r>
          <w:rPr/>
          <w:fldChar w:fldCharType="begin"/>
        </w:r>
      </w:ins>
      <w:ins w:id="451" w:author="tongweiwei" w:date="2025-02-20T11:56:32Z">
        <w:r>
          <w:rPr/>
          <w:instrText xml:space="preserve"> PAGEREF _Toc24726 \h </w:instrText>
        </w:r>
      </w:ins>
      <w:ins w:id="452" w:author="tongweiwei" w:date="2025-02-20T11:56:32Z">
        <w:r>
          <w:rPr/>
          <w:fldChar w:fldCharType="separate"/>
        </w:r>
      </w:ins>
      <w:ins w:id="453" w:author="tongweiwei" w:date="2025-02-20T11:56:32Z">
        <w:r>
          <w:rPr/>
          <w:t>19</w:t>
        </w:r>
      </w:ins>
      <w:ins w:id="454" w:author="tongweiwei" w:date="2025-02-20T11:56:32Z">
        <w:r>
          <w:rPr/>
          <w:fldChar w:fldCharType="end"/>
        </w:r>
      </w:ins>
      <w:ins w:id="455" w:author="tongweiwei" w:date="2025-02-20T11:56:32Z">
        <w:r>
          <w:rPr/>
          <w:fldChar w:fldCharType="end"/>
        </w:r>
      </w:ins>
    </w:p>
    <w:p w14:paraId="2D6B21AF">
      <w:pPr>
        <w:pStyle w:val="19"/>
        <w:tabs>
          <w:tab w:val="right" w:leader="dot" w:pos="8306"/>
          <w:tab w:val="clear" w:pos="8296"/>
        </w:tabs>
        <w:rPr>
          <w:ins w:id="456" w:author="tongweiwei" w:date="2025-02-20T11:56:32Z"/>
        </w:rPr>
      </w:pPr>
      <w:ins w:id="457" w:author="tongweiwei" w:date="2025-02-20T11:56:32Z">
        <w:r>
          <w:rPr/>
          <w:fldChar w:fldCharType="begin"/>
        </w:r>
      </w:ins>
      <w:ins w:id="458" w:author="tongweiwei" w:date="2025-02-20T11:56:32Z">
        <w:r>
          <w:rPr/>
          <w:instrText xml:space="preserve"> HYPERLINK \l _Toc16321 </w:instrText>
        </w:r>
      </w:ins>
      <w:ins w:id="459" w:author="tongweiwei" w:date="2025-02-20T11:56:32Z">
        <w:r>
          <w:rPr/>
          <w:fldChar w:fldCharType="separate"/>
        </w:r>
      </w:ins>
      <w:ins w:id="460" w:author="tongweiwei" w:date="2025-02-20T11:56:32Z">
        <w:r>
          <w:rPr>
            <w:rFonts w:hint="eastAsia" w:ascii="宋体" w:hAnsi="宋体"/>
            <w:szCs w:val="21"/>
          </w:rPr>
          <w:t>九、基金份额持有人大会及日常机构</w:t>
        </w:r>
      </w:ins>
      <w:ins w:id="461" w:author="tongweiwei" w:date="2025-02-20T11:56:32Z">
        <w:r>
          <w:rPr/>
          <w:tab/>
        </w:r>
      </w:ins>
      <w:ins w:id="462" w:author="tongweiwei" w:date="2025-02-20T11:56:32Z">
        <w:r>
          <w:rPr/>
          <w:fldChar w:fldCharType="begin"/>
        </w:r>
      </w:ins>
      <w:ins w:id="463" w:author="tongweiwei" w:date="2025-02-20T11:56:32Z">
        <w:r>
          <w:rPr/>
          <w:instrText xml:space="preserve"> PAGEREF _Toc16321 \h </w:instrText>
        </w:r>
      </w:ins>
      <w:ins w:id="464" w:author="tongweiwei" w:date="2025-02-20T11:56:32Z">
        <w:r>
          <w:rPr/>
          <w:fldChar w:fldCharType="separate"/>
        </w:r>
      </w:ins>
      <w:ins w:id="465" w:author="tongweiwei" w:date="2025-02-20T11:56:32Z">
        <w:r>
          <w:rPr/>
          <w:t>24</w:t>
        </w:r>
      </w:ins>
      <w:ins w:id="466" w:author="tongweiwei" w:date="2025-02-20T11:56:32Z">
        <w:r>
          <w:rPr/>
          <w:fldChar w:fldCharType="end"/>
        </w:r>
      </w:ins>
      <w:ins w:id="467" w:author="tongweiwei" w:date="2025-02-20T11:56:32Z">
        <w:r>
          <w:rPr/>
          <w:fldChar w:fldCharType="end"/>
        </w:r>
      </w:ins>
    </w:p>
    <w:p w14:paraId="4C7E8C94">
      <w:pPr>
        <w:pStyle w:val="19"/>
        <w:tabs>
          <w:tab w:val="right" w:leader="dot" w:pos="8306"/>
          <w:tab w:val="clear" w:pos="8296"/>
        </w:tabs>
        <w:rPr>
          <w:ins w:id="468" w:author="tongweiwei" w:date="2025-02-20T11:56:32Z"/>
        </w:rPr>
      </w:pPr>
      <w:ins w:id="469" w:author="tongweiwei" w:date="2025-02-20T11:56:32Z">
        <w:r>
          <w:rPr/>
          <w:fldChar w:fldCharType="begin"/>
        </w:r>
      </w:ins>
      <w:ins w:id="470" w:author="tongweiwei" w:date="2025-02-20T11:56:32Z">
        <w:r>
          <w:rPr/>
          <w:instrText xml:space="preserve"> HYPERLINK \l _Toc21791 </w:instrText>
        </w:r>
      </w:ins>
      <w:ins w:id="471" w:author="tongweiwei" w:date="2025-02-20T11:56:32Z">
        <w:r>
          <w:rPr/>
          <w:fldChar w:fldCharType="separate"/>
        </w:r>
      </w:ins>
      <w:ins w:id="472" w:author="tongweiwei" w:date="2025-02-20T11:56:32Z">
        <w:r>
          <w:rPr>
            <w:rFonts w:hint="eastAsia" w:ascii="宋体" w:hAnsi="宋体"/>
            <w:szCs w:val="21"/>
          </w:rPr>
          <w:t>十、基金份额的登记</w:t>
        </w:r>
      </w:ins>
      <w:ins w:id="473" w:author="tongweiwei" w:date="2025-02-20T11:56:32Z">
        <w:r>
          <w:rPr/>
          <w:tab/>
        </w:r>
      </w:ins>
      <w:ins w:id="474" w:author="tongweiwei" w:date="2025-02-20T11:56:32Z">
        <w:r>
          <w:rPr/>
          <w:fldChar w:fldCharType="begin"/>
        </w:r>
      </w:ins>
      <w:ins w:id="475" w:author="tongweiwei" w:date="2025-02-20T11:56:32Z">
        <w:r>
          <w:rPr/>
          <w:instrText xml:space="preserve"> PAGEREF _Toc21791 \h </w:instrText>
        </w:r>
      </w:ins>
      <w:ins w:id="476" w:author="tongweiwei" w:date="2025-02-20T11:56:32Z">
        <w:r>
          <w:rPr/>
          <w:fldChar w:fldCharType="separate"/>
        </w:r>
      </w:ins>
      <w:ins w:id="477" w:author="tongweiwei" w:date="2025-02-20T11:56:32Z">
        <w:r>
          <w:rPr/>
          <w:t>29</w:t>
        </w:r>
      </w:ins>
      <w:ins w:id="478" w:author="tongweiwei" w:date="2025-02-20T11:56:32Z">
        <w:r>
          <w:rPr/>
          <w:fldChar w:fldCharType="end"/>
        </w:r>
      </w:ins>
      <w:ins w:id="479" w:author="tongweiwei" w:date="2025-02-20T11:56:32Z">
        <w:r>
          <w:rPr/>
          <w:fldChar w:fldCharType="end"/>
        </w:r>
      </w:ins>
    </w:p>
    <w:p w14:paraId="2B232EAB">
      <w:pPr>
        <w:pStyle w:val="19"/>
        <w:tabs>
          <w:tab w:val="right" w:leader="dot" w:pos="8306"/>
          <w:tab w:val="clear" w:pos="8296"/>
        </w:tabs>
        <w:rPr>
          <w:ins w:id="480" w:author="tongweiwei" w:date="2025-02-20T11:56:32Z"/>
        </w:rPr>
      </w:pPr>
      <w:ins w:id="481" w:author="tongweiwei" w:date="2025-02-20T11:56:32Z">
        <w:r>
          <w:rPr/>
          <w:fldChar w:fldCharType="begin"/>
        </w:r>
      </w:ins>
      <w:ins w:id="482" w:author="tongweiwei" w:date="2025-02-20T11:56:32Z">
        <w:r>
          <w:rPr/>
          <w:instrText xml:space="preserve"> HYPERLINK \l _Toc32530 </w:instrText>
        </w:r>
      </w:ins>
      <w:ins w:id="483" w:author="tongweiwei" w:date="2025-02-20T11:56:32Z">
        <w:r>
          <w:rPr/>
          <w:fldChar w:fldCharType="separate"/>
        </w:r>
      </w:ins>
      <w:ins w:id="484" w:author="tongweiwei" w:date="2025-02-20T11:56:32Z">
        <w:r>
          <w:rPr>
            <w:rFonts w:hint="eastAsia" w:ascii="宋体" w:hAnsi="宋体"/>
            <w:szCs w:val="21"/>
          </w:rPr>
          <w:t>十一、基金的投资</w:t>
        </w:r>
      </w:ins>
      <w:ins w:id="485" w:author="tongweiwei" w:date="2025-02-20T11:56:32Z">
        <w:r>
          <w:rPr/>
          <w:tab/>
        </w:r>
      </w:ins>
      <w:ins w:id="486" w:author="tongweiwei" w:date="2025-02-20T11:56:32Z">
        <w:r>
          <w:rPr/>
          <w:fldChar w:fldCharType="begin"/>
        </w:r>
      </w:ins>
      <w:ins w:id="487" w:author="tongweiwei" w:date="2025-02-20T11:56:32Z">
        <w:r>
          <w:rPr/>
          <w:instrText xml:space="preserve"> PAGEREF _Toc32530 \h </w:instrText>
        </w:r>
      </w:ins>
      <w:ins w:id="488" w:author="tongweiwei" w:date="2025-02-20T11:56:32Z">
        <w:r>
          <w:rPr/>
          <w:fldChar w:fldCharType="separate"/>
        </w:r>
      </w:ins>
      <w:ins w:id="489" w:author="tongweiwei" w:date="2025-02-20T11:56:32Z">
        <w:r>
          <w:rPr/>
          <w:t>29</w:t>
        </w:r>
      </w:ins>
      <w:ins w:id="490" w:author="tongweiwei" w:date="2025-02-20T11:56:32Z">
        <w:r>
          <w:rPr/>
          <w:fldChar w:fldCharType="end"/>
        </w:r>
      </w:ins>
      <w:ins w:id="491" w:author="tongweiwei" w:date="2025-02-20T11:56:32Z">
        <w:r>
          <w:rPr/>
          <w:fldChar w:fldCharType="end"/>
        </w:r>
      </w:ins>
    </w:p>
    <w:p w14:paraId="5DA44099">
      <w:pPr>
        <w:pStyle w:val="19"/>
        <w:tabs>
          <w:tab w:val="right" w:leader="dot" w:pos="8306"/>
          <w:tab w:val="clear" w:pos="8296"/>
        </w:tabs>
        <w:rPr>
          <w:ins w:id="492" w:author="tongweiwei" w:date="2025-02-20T11:56:32Z"/>
        </w:rPr>
      </w:pPr>
      <w:ins w:id="493" w:author="tongweiwei" w:date="2025-02-20T11:56:32Z">
        <w:r>
          <w:rPr/>
          <w:fldChar w:fldCharType="begin"/>
        </w:r>
      </w:ins>
      <w:ins w:id="494" w:author="tongweiwei" w:date="2025-02-20T11:56:32Z">
        <w:r>
          <w:rPr/>
          <w:instrText xml:space="preserve"> HYPERLINK \l _Toc31491 </w:instrText>
        </w:r>
      </w:ins>
      <w:ins w:id="495" w:author="tongweiwei" w:date="2025-02-20T11:56:32Z">
        <w:r>
          <w:rPr/>
          <w:fldChar w:fldCharType="separate"/>
        </w:r>
      </w:ins>
      <w:ins w:id="496" w:author="tongweiwei" w:date="2025-02-20T11:56:32Z">
        <w:r>
          <w:rPr>
            <w:rFonts w:hint="eastAsia" w:ascii="宋体" w:hAnsi="宋体"/>
            <w:szCs w:val="21"/>
          </w:rPr>
          <w:t>十二、基金的财产</w:t>
        </w:r>
      </w:ins>
      <w:ins w:id="497" w:author="tongweiwei" w:date="2025-02-20T11:56:32Z">
        <w:r>
          <w:rPr/>
          <w:tab/>
        </w:r>
      </w:ins>
      <w:ins w:id="498" w:author="tongweiwei" w:date="2025-02-20T11:56:32Z">
        <w:r>
          <w:rPr/>
          <w:fldChar w:fldCharType="begin"/>
        </w:r>
      </w:ins>
      <w:ins w:id="499" w:author="tongweiwei" w:date="2025-02-20T11:56:32Z">
        <w:r>
          <w:rPr/>
          <w:instrText xml:space="preserve"> PAGEREF _Toc31491 \h </w:instrText>
        </w:r>
      </w:ins>
      <w:ins w:id="500" w:author="tongweiwei" w:date="2025-02-20T11:56:32Z">
        <w:r>
          <w:rPr/>
          <w:fldChar w:fldCharType="separate"/>
        </w:r>
      </w:ins>
      <w:ins w:id="501" w:author="tongweiwei" w:date="2025-02-20T11:56:32Z">
        <w:r>
          <w:rPr/>
          <w:t>32</w:t>
        </w:r>
      </w:ins>
      <w:ins w:id="502" w:author="tongweiwei" w:date="2025-02-20T11:56:32Z">
        <w:r>
          <w:rPr/>
          <w:fldChar w:fldCharType="end"/>
        </w:r>
      </w:ins>
      <w:ins w:id="503" w:author="tongweiwei" w:date="2025-02-20T11:56:32Z">
        <w:r>
          <w:rPr/>
          <w:fldChar w:fldCharType="end"/>
        </w:r>
      </w:ins>
    </w:p>
    <w:p w14:paraId="446748AE">
      <w:pPr>
        <w:pStyle w:val="19"/>
        <w:tabs>
          <w:tab w:val="right" w:leader="dot" w:pos="8306"/>
          <w:tab w:val="clear" w:pos="8296"/>
        </w:tabs>
        <w:rPr>
          <w:ins w:id="504" w:author="tongweiwei" w:date="2025-02-20T11:56:32Z"/>
        </w:rPr>
      </w:pPr>
      <w:ins w:id="505" w:author="tongweiwei" w:date="2025-02-20T11:56:32Z">
        <w:r>
          <w:rPr/>
          <w:fldChar w:fldCharType="begin"/>
        </w:r>
      </w:ins>
      <w:ins w:id="506" w:author="tongweiwei" w:date="2025-02-20T11:56:32Z">
        <w:r>
          <w:rPr/>
          <w:instrText xml:space="preserve"> HYPERLINK \l _Toc12806 </w:instrText>
        </w:r>
      </w:ins>
      <w:ins w:id="507" w:author="tongweiwei" w:date="2025-02-20T11:56:32Z">
        <w:r>
          <w:rPr/>
          <w:fldChar w:fldCharType="separate"/>
        </w:r>
      </w:ins>
      <w:ins w:id="508" w:author="tongweiwei" w:date="2025-02-20T11:56:32Z">
        <w:r>
          <w:rPr>
            <w:rFonts w:hint="eastAsia" w:ascii="宋体" w:hAnsi="宋体"/>
            <w:szCs w:val="21"/>
          </w:rPr>
          <w:t>十三、指令的发送、确认与执行</w:t>
        </w:r>
      </w:ins>
      <w:ins w:id="509" w:author="tongweiwei" w:date="2025-02-20T11:56:32Z">
        <w:r>
          <w:rPr/>
          <w:tab/>
        </w:r>
      </w:ins>
      <w:ins w:id="510" w:author="tongweiwei" w:date="2025-02-20T11:56:32Z">
        <w:r>
          <w:rPr/>
          <w:fldChar w:fldCharType="begin"/>
        </w:r>
      </w:ins>
      <w:ins w:id="511" w:author="tongweiwei" w:date="2025-02-20T11:56:32Z">
        <w:r>
          <w:rPr/>
          <w:instrText xml:space="preserve"> PAGEREF _Toc12806 \h </w:instrText>
        </w:r>
      </w:ins>
      <w:ins w:id="512" w:author="tongweiwei" w:date="2025-02-20T11:56:32Z">
        <w:r>
          <w:rPr/>
          <w:fldChar w:fldCharType="separate"/>
        </w:r>
      </w:ins>
      <w:ins w:id="513" w:author="tongweiwei" w:date="2025-02-20T11:56:32Z">
        <w:r>
          <w:rPr/>
          <w:t>33</w:t>
        </w:r>
      </w:ins>
      <w:ins w:id="514" w:author="tongweiwei" w:date="2025-02-20T11:56:32Z">
        <w:r>
          <w:rPr/>
          <w:fldChar w:fldCharType="end"/>
        </w:r>
      </w:ins>
      <w:ins w:id="515" w:author="tongweiwei" w:date="2025-02-20T11:56:32Z">
        <w:r>
          <w:rPr/>
          <w:fldChar w:fldCharType="end"/>
        </w:r>
      </w:ins>
    </w:p>
    <w:p w14:paraId="4ECCF130">
      <w:pPr>
        <w:pStyle w:val="19"/>
        <w:tabs>
          <w:tab w:val="right" w:leader="dot" w:pos="8306"/>
          <w:tab w:val="clear" w:pos="8296"/>
        </w:tabs>
        <w:rPr>
          <w:ins w:id="516" w:author="tongweiwei" w:date="2025-02-20T11:56:32Z"/>
        </w:rPr>
      </w:pPr>
      <w:ins w:id="517" w:author="tongweiwei" w:date="2025-02-20T11:56:32Z">
        <w:r>
          <w:rPr/>
          <w:fldChar w:fldCharType="begin"/>
        </w:r>
      </w:ins>
      <w:ins w:id="518" w:author="tongweiwei" w:date="2025-02-20T11:56:32Z">
        <w:r>
          <w:rPr/>
          <w:instrText xml:space="preserve"> HYPERLINK \l _Toc999 </w:instrText>
        </w:r>
      </w:ins>
      <w:ins w:id="519" w:author="tongweiwei" w:date="2025-02-20T11:56:32Z">
        <w:r>
          <w:rPr/>
          <w:fldChar w:fldCharType="separate"/>
        </w:r>
      </w:ins>
      <w:ins w:id="520" w:author="tongweiwei" w:date="2025-02-20T11:56:32Z">
        <w:r>
          <w:rPr>
            <w:rFonts w:hint="eastAsia" w:ascii="宋体" w:hAnsi="宋体"/>
            <w:szCs w:val="21"/>
          </w:rPr>
          <w:t>十四、交易及清算交收安排</w:t>
        </w:r>
      </w:ins>
      <w:ins w:id="521" w:author="tongweiwei" w:date="2025-02-20T11:56:32Z">
        <w:r>
          <w:rPr/>
          <w:tab/>
        </w:r>
      </w:ins>
      <w:ins w:id="522" w:author="tongweiwei" w:date="2025-02-20T11:56:32Z">
        <w:r>
          <w:rPr/>
          <w:fldChar w:fldCharType="begin"/>
        </w:r>
      </w:ins>
      <w:ins w:id="523" w:author="tongweiwei" w:date="2025-02-20T11:56:32Z">
        <w:r>
          <w:rPr/>
          <w:instrText xml:space="preserve"> PAGEREF _Toc999 \h </w:instrText>
        </w:r>
      </w:ins>
      <w:ins w:id="524" w:author="tongweiwei" w:date="2025-02-20T11:56:32Z">
        <w:r>
          <w:rPr/>
          <w:fldChar w:fldCharType="separate"/>
        </w:r>
      </w:ins>
      <w:ins w:id="525" w:author="tongweiwei" w:date="2025-02-20T11:56:32Z">
        <w:r>
          <w:rPr/>
          <w:t>36</w:t>
        </w:r>
      </w:ins>
      <w:ins w:id="526" w:author="tongweiwei" w:date="2025-02-20T11:56:32Z">
        <w:r>
          <w:rPr/>
          <w:fldChar w:fldCharType="end"/>
        </w:r>
      </w:ins>
      <w:ins w:id="527" w:author="tongweiwei" w:date="2025-02-20T11:56:32Z">
        <w:r>
          <w:rPr/>
          <w:fldChar w:fldCharType="end"/>
        </w:r>
      </w:ins>
    </w:p>
    <w:p w14:paraId="3DD540A0">
      <w:pPr>
        <w:pStyle w:val="19"/>
        <w:tabs>
          <w:tab w:val="right" w:leader="dot" w:pos="8306"/>
          <w:tab w:val="clear" w:pos="8296"/>
        </w:tabs>
        <w:rPr>
          <w:ins w:id="528" w:author="tongweiwei" w:date="2025-02-20T11:56:32Z"/>
        </w:rPr>
      </w:pPr>
      <w:ins w:id="529" w:author="tongweiwei" w:date="2025-02-20T11:56:32Z">
        <w:r>
          <w:rPr/>
          <w:fldChar w:fldCharType="begin"/>
        </w:r>
      </w:ins>
      <w:ins w:id="530" w:author="tongweiwei" w:date="2025-02-20T11:56:32Z">
        <w:r>
          <w:rPr/>
          <w:instrText xml:space="preserve"> HYPERLINK \l _Toc822 </w:instrText>
        </w:r>
      </w:ins>
      <w:ins w:id="531" w:author="tongweiwei" w:date="2025-02-20T11:56:32Z">
        <w:r>
          <w:rPr/>
          <w:fldChar w:fldCharType="separate"/>
        </w:r>
      </w:ins>
      <w:ins w:id="532" w:author="tongweiwei" w:date="2025-02-20T11:56:32Z">
        <w:r>
          <w:rPr>
            <w:rFonts w:hint="eastAsia" w:ascii="宋体" w:hAnsi="宋体"/>
            <w:szCs w:val="21"/>
          </w:rPr>
          <w:t>十五、越权交易</w:t>
        </w:r>
      </w:ins>
      <w:ins w:id="533" w:author="tongweiwei" w:date="2025-02-20T11:56:32Z">
        <w:r>
          <w:rPr/>
          <w:tab/>
        </w:r>
      </w:ins>
      <w:ins w:id="534" w:author="tongweiwei" w:date="2025-02-20T11:56:32Z">
        <w:r>
          <w:rPr/>
          <w:fldChar w:fldCharType="begin"/>
        </w:r>
      </w:ins>
      <w:ins w:id="535" w:author="tongweiwei" w:date="2025-02-20T11:56:32Z">
        <w:r>
          <w:rPr/>
          <w:instrText xml:space="preserve"> PAGEREF _Toc822 \h </w:instrText>
        </w:r>
      </w:ins>
      <w:ins w:id="536" w:author="tongweiwei" w:date="2025-02-20T11:56:32Z">
        <w:r>
          <w:rPr/>
          <w:fldChar w:fldCharType="separate"/>
        </w:r>
      </w:ins>
      <w:ins w:id="537" w:author="tongweiwei" w:date="2025-02-20T11:56:32Z">
        <w:r>
          <w:rPr/>
          <w:t>38</w:t>
        </w:r>
      </w:ins>
      <w:ins w:id="538" w:author="tongweiwei" w:date="2025-02-20T11:56:32Z">
        <w:r>
          <w:rPr/>
          <w:fldChar w:fldCharType="end"/>
        </w:r>
      </w:ins>
      <w:ins w:id="539" w:author="tongweiwei" w:date="2025-02-20T11:56:32Z">
        <w:r>
          <w:rPr/>
          <w:fldChar w:fldCharType="end"/>
        </w:r>
      </w:ins>
    </w:p>
    <w:p w14:paraId="3B70E190">
      <w:pPr>
        <w:pStyle w:val="19"/>
        <w:tabs>
          <w:tab w:val="right" w:leader="dot" w:pos="8306"/>
          <w:tab w:val="clear" w:pos="8296"/>
        </w:tabs>
        <w:rPr>
          <w:ins w:id="540" w:author="tongweiwei" w:date="2025-02-20T11:56:32Z"/>
        </w:rPr>
      </w:pPr>
      <w:ins w:id="541" w:author="tongweiwei" w:date="2025-02-20T11:56:32Z">
        <w:r>
          <w:rPr/>
          <w:fldChar w:fldCharType="begin"/>
        </w:r>
      </w:ins>
      <w:ins w:id="542" w:author="tongweiwei" w:date="2025-02-20T11:56:32Z">
        <w:r>
          <w:rPr/>
          <w:instrText xml:space="preserve"> HYPERLINK \l _Toc22887 </w:instrText>
        </w:r>
      </w:ins>
      <w:ins w:id="543" w:author="tongweiwei" w:date="2025-02-20T11:56:32Z">
        <w:r>
          <w:rPr/>
          <w:fldChar w:fldCharType="separate"/>
        </w:r>
      </w:ins>
      <w:ins w:id="544" w:author="tongweiwei" w:date="2025-02-20T11:56:32Z">
        <w:r>
          <w:rPr>
            <w:rFonts w:hint="eastAsia" w:ascii="宋体" w:hAnsi="宋体"/>
            <w:szCs w:val="21"/>
          </w:rPr>
          <w:t>十六、基金财产的估值和会计核算</w:t>
        </w:r>
      </w:ins>
      <w:ins w:id="545" w:author="tongweiwei" w:date="2025-02-20T11:56:32Z">
        <w:r>
          <w:rPr/>
          <w:tab/>
        </w:r>
      </w:ins>
      <w:ins w:id="546" w:author="tongweiwei" w:date="2025-02-20T11:56:32Z">
        <w:r>
          <w:rPr/>
          <w:fldChar w:fldCharType="begin"/>
        </w:r>
      </w:ins>
      <w:ins w:id="547" w:author="tongweiwei" w:date="2025-02-20T11:56:32Z">
        <w:r>
          <w:rPr/>
          <w:instrText xml:space="preserve"> PAGEREF _Toc22887 \h </w:instrText>
        </w:r>
      </w:ins>
      <w:ins w:id="548" w:author="tongweiwei" w:date="2025-02-20T11:56:32Z">
        <w:r>
          <w:rPr/>
          <w:fldChar w:fldCharType="separate"/>
        </w:r>
      </w:ins>
      <w:ins w:id="549" w:author="tongweiwei" w:date="2025-02-20T11:56:32Z">
        <w:r>
          <w:rPr/>
          <w:t>41</w:t>
        </w:r>
      </w:ins>
      <w:ins w:id="550" w:author="tongweiwei" w:date="2025-02-20T11:56:32Z">
        <w:r>
          <w:rPr/>
          <w:fldChar w:fldCharType="end"/>
        </w:r>
      </w:ins>
      <w:ins w:id="551" w:author="tongweiwei" w:date="2025-02-20T11:56:32Z">
        <w:r>
          <w:rPr/>
          <w:fldChar w:fldCharType="end"/>
        </w:r>
      </w:ins>
    </w:p>
    <w:p w14:paraId="119AA6FB">
      <w:pPr>
        <w:pStyle w:val="19"/>
        <w:tabs>
          <w:tab w:val="right" w:leader="dot" w:pos="8306"/>
          <w:tab w:val="clear" w:pos="8296"/>
        </w:tabs>
        <w:rPr>
          <w:ins w:id="552" w:author="tongweiwei" w:date="2025-02-20T11:56:32Z"/>
        </w:rPr>
      </w:pPr>
      <w:ins w:id="553" w:author="tongweiwei" w:date="2025-02-20T11:56:32Z">
        <w:r>
          <w:rPr/>
          <w:fldChar w:fldCharType="begin"/>
        </w:r>
      </w:ins>
      <w:ins w:id="554" w:author="tongweiwei" w:date="2025-02-20T11:56:32Z">
        <w:r>
          <w:rPr/>
          <w:instrText xml:space="preserve"> HYPERLINK \l _Toc419 </w:instrText>
        </w:r>
      </w:ins>
      <w:ins w:id="555" w:author="tongweiwei" w:date="2025-02-20T11:56:32Z">
        <w:r>
          <w:rPr/>
          <w:fldChar w:fldCharType="separate"/>
        </w:r>
      </w:ins>
      <w:ins w:id="556" w:author="tongweiwei" w:date="2025-02-20T11:56:32Z">
        <w:r>
          <w:rPr>
            <w:rFonts w:hint="eastAsia" w:ascii="宋体" w:hAnsi="宋体"/>
            <w:szCs w:val="21"/>
          </w:rPr>
          <w:t>十七、基金的费用与税收</w:t>
        </w:r>
      </w:ins>
      <w:ins w:id="557" w:author="tongweiwei" w:date="2025-02-20T11:56:32Z">
        <w:r>
          <w:rPr/>
          <w:tab/>
        </w:r>
      </w:ins>
      <w:ins w:id="558" w:author="tongweiwei" w:date="2025-02-20T11:56:32Z">
        <w:r>
          <w:rPr/>
          <w:fldChar w:fldCharType="begin"/>
        </w:r>
      </w:ins>
      <w:ins w:id="559" w:author="tongweiwei" w:date="2025-02-20T11:56:32Z">
        <w:r>
          <w:rPr/>
          <w:instrText xml:space="preserve"> PAGEREF _Toc419 \h </w:instrText>
        </w:r>
      </w:ins>
      <w:ins w:id="560" w:author="tongweiwei" w:date="2025-02-20T11:56:32Z">
        <w:r>
          <w:rPr/>
          <w:fldChar w:fldCharType="separate"/>
        </w:r>
      </w:ins>
      <w:ins w:id="561" w:author="tongweiwei" w:date="2025-02-20T11:56:32Z">
        <w:r>
          <w:rPr/>
          <w:t>48</w:t>
        </w:r>
      </w:ins>
      <w:ins w:id="562" w:author="tongweiwei" w:date="2025-02-20T11:56:32Z">
        <w:r>
          <w:rPr/>
          <w:fldChar w:fldCharType="end"/>
        </w:r>
      </w:ins>
      <w:ins w:id="563" w:author="tongweiwei" w:date="2025-02-20T11:56:32Z">
        <w:r>
          <w:rPr/>
          <w:fldChar w:fldCharType="end"/>
        </w:r>
      </w:ins>
    </w:p>
    <w:p w14:paraId="3C6B2225">
      <w:pPr>
        <w:pStyle w:val="19"/>
        <w:tabs>
          <w:tab w:val="right" w:leader="dot" w:pos="8306"/>
          <w:tab w:val="clear" w:pos="8296"/>
        </w:tabs>
        <w:rPr>
          <w:ins w:id="564" w:author="tongweiwei" w:date="2025-02-20T11:56:32Z"/>
        </w:rPr>
      </w:pPr>
      <w:ins w:id="565" w:author="tongweiwei" w:date="2025-02-20T11:56:32Z">
        <w:r>
          <w:rPr/>
          <w:fldChar w:fldCharType="begin"/>
        </w:r>
      </w:ins>
      <w:ins w:id="566" w:author="tongweiwei" w:date="2025-02-20T11:56:32Z">
        <w:r>
          <w:rPr/>
          <w:instrText xml:space="preserve"> HYPERLINK \l _Toc21232 </w:instrText>
        </w:r>
      </w:ins>
      <w:ins w:id="567" w:author="tongweiwei" w:date="2025-02-20T11:56:32Z">
        <w:r>
          <w:rPr/>
          <w:fldChar w:fldCharType="separate"/>
        </w:r>
      </w:ins>
      <w:ins w:id="568" w:author="tongweiwei" w:date="2025-02-20T11:56:32Z">
        <w:r>
          <w:rPr>
            <w:rFonts w:hint="eastAsia" w:ascii="宋体" w:hAnsi="宋体"/>
            <w:szCs w:val="21"/>
          </w:rPr>
          <w:t>十八、基金的收益分配</w:t>
        </w:r>
      </w:ins>
      <w:ins w:id="569" w:author="tongweiwei" w:date="2025-02-20T11:56:32Z">
        <w:r>
          <w:rPr/>
          <w:tab/>
        </w:r>
      </w:ins>
      <w:ins w:id="570" w:author="tongweiwei" w:date="2025-02-20T11:56:32Z">
        <w:r>
          <w:rPr/>
          <w:fldChar w:fldCharType="begin"/>
        </w:r>
      </w:ins>
      <w:ins w:id="571" w:author="tongweiwei" w:date="2025-02-20T11:56:32Z">
        <w:r>
          <w:rPr/>
          <w:instrText xml:space="preserve"> PAGEREF _Toc21232 \h </w:instrText>
        </w:r>
      </w:ins>
      <w:ins w:id="572" w:author="tongweiwei" w:date="2025-02-20T11:56:32Z">
        <w:r>
          <w:rPr/>
          <w:fldChar w:fldCharType="separate"/>
        </w:r>
      </w:ins>
      <w:ins w:id="573" w:author="tongweiwei" w:date="2025-02-20T11:56:32Z">
        <w:r>
          <w:rPr/>
          <w:t>51</w:t>
        </w:r>
      </w:ins>
      <w:ins w:id="574" w:author="tongweiwei" w:date="2025-02-20T11:56:32Z">
        <w:r>
          <w:rPr/>
          <w:fldChar w:fldCharType="end"/>
        </w:r>
      </w:ins>
      <w:ins w:id="575" w:author="tongweiwei" w:date="2025-02-20T11:56:32Z">
        <w:r>
          <w:rPr/>
          <w:fldChar w:fldCharType="end"/>
        </w:r>
      </w:ins>
    </w:p>
    <w:p w14:paraId="031C850D">
      <w:pPr>
        <w:pStyle w:val="19"/>
        <w:tabs>
          <w:tab w:val="right" w:leader="dot" w:pos="8306"/>
          <w:tab w:val="clear" w:pos="8296"/>
        </w:tabs>
        <w:rPr>
          <w:ins w:id="576" w:author="tongweiwei" w:date="2025-02-20T11:56:32Z"/>
        </w:rPr>
      </w:pPr>
      <w:ins w:id="577" w:author="tongweiwei" w:date="2025-02-20T11:56:32Z">
        <w:r>
          <w:rPr/>
          <w:fldChar w:fldCharType="begin"/>
        </w:r>
      </w:ins>
      <w:ins w:id="578" w:author="tongweiwei" w:date="2025-02-20T11:56:32Z">
        <w:r>
          <w:rPr/>
          <w:instrText xml:space="preserve"> HYPERLINK \l _Toc25016 </w:instrText>
        </w:r>
      </w:ins>
      <w:ins w:id="579" w:author="tongweiwei" w:date="2025-02-20T11:56:32Z">
        <w:r>
          <w:rPr/>
          <w:fldChar w:fldCharType="separate"/>
        </w:r>
      </w:ins>
      <w:ins w:id="580" w:author="tongweiwei" w:date="2025-02-20T11:56:32Z">
        <w:r>
          <w:rPr>
            <w:rFonts w:hint="eastAsia" w:ascii="宋体" w:hAnsi="宋体"/>
            <w:szCs w:val="21"/>
          </w:rPr>
          <w:t>十九、基金的信息披露与报告</w:t>
        </w:r>
      </w:ins>
      <w:ins w:id="581" w:author="tongweiwei" w:date="2025-02-20T11:56:32Z">
        <w:r>
          <w:rPr/>
          <w:tab/>
        </w:r>
      </w:ins>
      <w:ins w:id="582" w:author="tongweiwei" w:date="2025-02-20T11:56:32Z">
        <w:r>
          <w:rPr/>
          <w:fldChar w:fldCharType="begin"/>
        </w:r>
      </w:ins>
      <w:ins w:id="583" w:author="tongweiwei" w:date="2025-02-20T11:56:32Z">
        <w:r>
          <w:rPr/>
          <w:instrText xml:space="preserve"> PAGEREF _Toc25016 \h </w:instrText>
        </w:r>
      </w:ins>
      <w:ins w:id="584" w:author="tongweiwei" w:date="2025-02-20T11:56:32Z">
        <w:r>
          <w:rPr/>
          <w:fldChar w:fldCharType="separate"/>
        </w:r>
      </w:ins>
      <w:ins w:id="585" w:author="tongweiwei" w:date="2025-02-20T11:56:32Z">
        <w:r>
          <w:rPr/>
          <w:t>52</w:t>
        </w:r>
      </w:ins>
      <w:ins w:id="586" w:author="tongweiwei" w:date="2025-02-20T11:56:32Z">
        <w:r>
          <w:rPr/>
          <w:fldChar w:fldCharType="end"/>
        </w:r>
      </w:ins>
      <w:ins w:id="587" w:author="tongweiwei" w:date="2025-02-20T11:56:32Z">
        <w:r>
          <w:rPr/>
          <w:fldChar w:fldCharType="end"/>
        </w:r>
      </w:ins>
    </w:p>
    <w:p w14:paraId="556CF1CC">
      <w:pPr>
        <w:pStyle w:val="19"/>
        <w:tabs>
          <w:tab w:val="right" w:leader="dot" w:pos="8306"/>
          <w:tab w:val="clear" w:pos="8296"/>
        </w:tabs>
        <w:rPr>
          <w:ins w:id="588" w:author="tongweiwei" w:date="2025-02-20T11:56:32Z"/>
        </w:rPr>
      </w:pPr>
      <w:ins w:id="589" w:author="tongweiwei" w:date="2025-02-20T11:56:32Z">
        <w:r>
          <w:rPr/>
          <w:fldChar w:fldCharType="begin"/>
        </w:r>
      </w:ins>
      <w:ins w:id="590" w:author="tongweiwei" w:date="2025-02-20T11:56:32Z">
        <w:r>
          <w:rPr/>
          <w:instrText xml:space="preserve"> HYPERLINK \l _Toc19269 </w:instrText>
        </w:r>
      </w:ins>
      <w:ins w:id="591" w:author="tongweiwei" w:date="2025-02-20T11:56:32Z">
        <w:r>
          <w:rPr/>
          <w:fldChar w:fldCharType="separate"/>
        </w:r>
      </w:ins>
      <w:ins w:id="592" w:author="tongweiwei" w:date="2025-02-20T11:56:32Z">
        <w:r>
          <w:rPr>
            <w:rFonts w:hint="eastAsia" w:ascii="宋体" w:hAnsi="宋体"/>
            <w:szCs w:val="21"/>
          </w:rPr>
          <w:t>二十、风险揭示</w:t>
        </w:r>
      </w:ins>
      <w:ins w:id="593" w:author="tongweiwei" w:date="2025-02-20T11:56:32Z">
        <w:r>
          <w:rPr/>
          <w:tab/>
        </w:r>
      </w:ins>
      <w:ins w:id="594" w:author="tongweiwei" w:date="2025-02-20T11:56:32Z">
        <w:r>
          <w:rPr/>
          <w:fldChar w:fldCharType="begin"/>
        </w:r>
      </w:ins>
      <w:ins w:id="595" w:author="tongweiwei" w:date="2025-02-20T11:56:32Z">
        <w:r>
          <w:rPr/>
          <w:instrText xml:space="preserve"> PAGEREF _Toc19269 \h </w:instrText>
        </w:r>
      </w:ins>
      <w:ins w:id="596" w:author="tongweiwei" w:date="2025-02-20T11:56:32Z">
        <w:r>
          <w:rPr/>
          <w:fldChar w:fldCharType="separate"/>
        </w:r>
      </w:ins>
      <w:ins w:id="597" w:author="tongweiwei" w:date="2025-02-20T11:56:32Z">
        <w:r>
          <w:rPr/>
          <w:t>55</w:t>
        </w:r>
      </w:ins>
      <w:ins w:id="598" w:author="tongweiwei" w:date="2025-02-20T11:56:32Z">
        <w:r>
          <w:rPr/>
          <w:fldChar w:fldCharType="end"/>
        </w:r>
      </w:ins>
      <w:ins w:id="599" w:author="tongweiwei" w:date="2025-02-20T11:56:32Z">
        <w:r>
          <w:rPr/>
          <w:fldChar w:fldCharType="end"/>
        </w:r>
      </w:ins>
    </w:p>
    <w:p w14:paraId="212DBB58">
      <w:pPr>
        <w:pStyle w:val="19"/>
        <w:tabs>
          <w:tab w:val="right" w:leader="dot" w:pos="8306"/>
          <w:tab w:val="clear" w:pos="8296"/>
        </w:tabs>
        <w:rPr>
          <w:ins w:id="600" w:author="tongweiwei" w:date="2025-02-20T11:56:32Z"/>
        </w:rPr>
      </w:pPr>
      <w:ins w:id="601" w:author="tongweiwei" w:date="2025-02-20T11:56:32Z">
        <w:r>
          <w:rPr/>
          <w:fldChar w:fldCharType="begin"/>
        </w:r>
      </w:ins>
      <w:ins w:id="602" w:author="tongweiwei" w:date="2025-02-20T11:56:32Z">
        <w:r>
          <w:rPr/>
          <w:instrText xml:space="preserve"> HYPERLINK \l _Toc13091 </w:instrText>
        </w:r>
      </w:ins>
      <w:ins w:id="603" w:author="tongweiwei" w:date="2025-02-20T11:56:32Z">
        <w:r>
          <w:rPr/>
          <w:fldChar w:fldCharType="separate"/>
        </w:r>
      </w:ins>
      <w:ins w:id="604" w:author="tongweiwei" w:date="2025-02-20T11:56:32Z">
        <w:r>
          <w:rPr>
            <w:rFonts w:hint="eastAsia" w:ascii="宋体" w:hAnsi="宋体"/>
            <w:szCs w:val="21"/>
          </w:rPr>
          <w:t>二十一、基金份额的非交易过户和冻结、解冻及质押</w:t>
        </w:r>
      </w:ins>
      <w:ins w:id="605" w:author="tongweiwei" w:date="2025-02-20T11:56:32Z">
        <w:r>
          <w:rPr/>
          <w:tab/>
        </w:r>
      </w:ins>
      <w:ins w:id="606" w:author="tongweiwei" w:date="2025-02-20T11:56:32Z">
        <w:r>
          <w:rPr/>
          <w:fldChar w:fldCharType="begin"/>
        </w:r>
      </w:ins>
      <w:ins w:id="607" w:author="tongweiwei" w:date="2025-02-20T11:56:32Z">
        <w:r>
          <w:rPr/>
          <w:instrText xml:space="preserve"> PAGEREF _Toc13091 \h </w:instrText>
        </w:r>
      </w:ins>
      <w:ins w:id="608" w:author="tongweiwei" w:date="2025-02-20T11:56:32Z">
        <w:r>
          <w:rPr/>
          <w:fldChar w:fldCharType="separate"/>
        </w:r>
      </w:ins>
      <w:ins w:id="609" w:author="tongweiwei" w:date="2025-02-20T11:56:32Z">
        <w:r>
          <w:rPr/>
          <w:t>64</w:t>
        </w:r>
      </w:ins>
      <w:ins w:id="610" w:author="tongweiwei" w:date="2025-02-20T11:56:32Z">
        <w:r>
          <w:rPr/>
          <w:fldChar w:fldCharType="end"/>
        </w:r>
      </w:ins>
      <w:ins w:id="611" w:author="tongweiwei" w:date="2025-02-20T11:56:32Z">
        <w:r>
          <w:rPr/>
          <w:fldChar w:fldCharType="end"/>
        </w:r>
      </w:ins>
    </w:p>
    <w:p w14:paraId="6B8C89DA">
      <w:pPr>
        <w:pStyle w:val="19"/>
        <w:tabs>
          <w:tab w:val="right" w:leader="dot" w:pos="8306"/>
          <w:tab w:val="clear" w:pos="8296"/>
        </w:tabs>
        <w:rPr>
          <w:ins w:id="612" w:author="tongweiwei" w:date="2025-02-20T11:56:32Z"/>
        </w:rPr>
      </w:pPr>
      <w:ins w:id="613" w:author="tongweiwei" w:date="2025-02-20T11:56:32Z">
        <w:r>
          <w:rPr/>
          <w:fldChar w:fldCharType="begin"/>
        </w:r>
      </w:ins>
      <w:ins w:id="614" w:author="tongweiwei" w:date="2025-02-20T11:56:32Z">
        <w:r>
          <w:rPr/>
          <w:instrText xml:space="preserve"> HYPERLINK \l _Toc7018 </w:instrText>
        </w:r>
      </w:ins>
      <w:ins w:id="615" w:author="tongweiwei" w:date="2025-02-20T11:56:32Z">
        <w:r>
          <w:rPr/>
          <w:fldChar w:fldCharType="separate"/>
        </w:r>
      </w:ins>
      <w:ins w:id="616" w:author="tongweiwei" w:date="2025-02-20T11:56:32Z">
        <w:r>
          <w:rPr>
            <w:rFonts w:hint="eastAsia" w:ascii="宋体" w:hAnsi="宋体"/>
            <w:szCs w:val="21"/>
          </w:rPr>
          <w:t>二十二、基金合同的成立、生效及签署</w:t>
        </w:r>
      </w:ins>
      <w:ins w:id="617" w:author="tongweiwei" w:date="2025-02-20T11:56:32Z">
        <w:r>
          <w:rPr/>
          <w:tab/>
        </w:r>
      </w:ins>
      <w:ins w:id="618" w:author="tongweiwei" w:date="2025-02-20T11:56:32Z">
        <w:r>
          <w:rPr/>
          <w:fldChar w:fldCharType="begin"/>
        </w:r>
      </w:ins>
      <w:ins w:id="619" w:author="tongweiwei" w:date="2025-02-20T11:56:32Z">
        <w:r>
          <w:rPr/>
          <w:instrText xml:space="preserve"> PAGEREF _Toc7018 \h </w:instrText>
        </w:r>
      </w:ins>
      <w:ins w:id="620" w:author="tongweiwei" w:date="2025-02-20T11:56:32Z">
        <w:r>
          <w:rPr/>
          <w:fldChar w:fldCharType="separate"/>
        </w:r>
      </w:ins>
      <w:ins w:id="621" w:author="tongweiwei" w:date="2025-02-20T11:56:32Z">
        <w:r>
          <w:rPr/>
          <w:t>65</w:t>
        </w:r>
      </w:ins>
      <w:ins w:id="622" w:author="tongweiwei" w:date="2025-02-20T11:56:32Z">
        <w:r>
          <w:rPr/>
          <w:fldChar w:fldCharType="end"/>
        </w:r>
      </w:ins>
      <w:ins w:id="623" w:author="tongweiwei" w:date="2025-02-20T11:56:32Z">
        <w:r>
          <w:rPr/>
          <w:fldChar w:fldCharType="end"/>
        </w:r>
      </w:ins>
    </w:p>
    <w:p w14:paraId="47602C37">
      <w:pPr>
        <w:pStyle w:val="19"/>
        <w:tabs>
          <w:tab w:val="right" w:leader="dot" w:pos="8306"/>
          <w:tab w:val="clear" w:pos="8296"/>
        </w:tabs>
        <w:rPr>
          <w:ins w:id="624" w:author="tongweiwei" w:date="2025-02-20T11:56:32Z"/>
        </w:rPr>
      </w:pPr>
      <w:ins w:id="625" w:author="tongweiwei" w:date="2025-02-20T11:56:32Z">
        <w:r>
          <w:rPr/>
          <w:fldChar w:fldCharType="begin"/>
        </w:r>
      </w:ins>
      <w:ins w:id="626" w:author="tongweiwei" w:date="2025-02-20T11:56:32Z">
        <w:r>
          <w:rPr/>
          <w:instrText xml:space="preserve"> HYPERLINK \l _Toc6814 </w:instrText>
        </w:r>
      </w:ins>
      <w:ins w:id="627" w:author="tongweiwei" w:date="2025-02-20T11:56:32Z">
        <w:r>
          <w:rPr/>
          <w:fldChar w:fldCharType="separate"/>
        </w:r>
      </w:ins>
      <w:ins w:id="628" w:author="tongweiwei" w:date="2025-02-20T11:56:32Z">
        <w:r>
          <w:rPr>
            <w:rFonts w:hint="eastAsia" w:ascii="宋体" w:hAnsi="宋体"/>
            <w:szCs w:val="21"/>
          </w:rPr>
          <w:t>二十三、基金合同的效力</w:t>
        </w:r>
      </w:ins>
      <w:ins w:id="629" w:author="tongweiwei" w:date="2025-02-20T11:56:32Z">
        <w:r>
          <w:rPr/>
          <w:tab/>
        </w:r>
      </w:ins>
      <w:ins w:id="630" w:author="tongweiwei" w:date="2025-02-20T11:56:32Z">
        <w:r>
          <w:rPr/>
          <w:fldChar w:fldCharType="begin"/>
        </w:r>
      </w:ins>
      <w:ins w:id="631" w:author="tongweiwei" w:date="2025-02-20T11:56:32Z">
        <w:r>
          <w:rPr/>
          <w:instrText xml:space="preserve"> PAGEREF _Toc6814 \h </w:instrText>
        </w:r>
      </w:ins>
      <w:ins w:id="632" w:author="tongweiwei" w:date="2025-02-20T11:56:32Z">
        <w:r>
          <w:rPr/>
          <w:fldChar w:fldCharType="separate"/>
        </w:r>
      </w:ins>
      <w:ins w:id="633" w:author="tongweiwei" w:date="2025-02-20T11:56:32Z">
        <w:r>
          <w:rPr/>
          <w:t>66</w:t>
        </w:r>
      </w:ins>
      <w:ins w:id="634" w:author="tongweiwei" w:date="2025-02-20T11:56:32Z">
        <w:r>
          <w:rPr/>
          <w:fldChar w:fldCharType="end"/>
        </w:r>
      </w:ins>
      <w:ins w:id="635" w:author="tongweiwei" w:date="2025-02-20T11:56:32Z">
        <w:r>
          <w:rPr/>
          <w:fldChar w:fldCharType="end"/>
        </w:r>
      </w:ins>
    </w:p>
    <w:p w14:paraId="4395352E">
      <w:pPr>
        <w:pStyle w:val="19"/>
        <w:tabs>
          <w:tab w:val="right" w:leader="dot" w:pos="8306"/>
          <w:tab w:val="clear" w:pos="8296"/>
        </w:tabs>
        <w:rPr>
          <w:ins w:id="636" w:author="tongweiwei" w:date="2025-02-20T11:56:32Z"/>
        </w:rPr>
      </w:pPr>
      <w:ins w:id="637" w:author="tongweiwei" w:date="2025-02-20T11:56:32Z">
        <w:r>
          <w:rPr/>
          <w:fldChar w:fldCharType="begin"/>
        </w:r>
      </w:ins>
      <w:ins w:id="638" w:author="tongweiwei" w:date="2025-02-20T11:56:32Z">
        <w:r>
          <w:rPr/>
          <w:instrText xml:space="preserve"> HYPERLINK \l _Toc28117 </w:instrText>
        </w:r>
      </w:ins>
      <w:ins w:id="639" w:author="tongweiwei" w:date="2025-02-20T11:56:32Z">
        <w:r>
          <w:rPr/>
          <w:fldChar w:fldCharType="separate"/>
        </w:r>
      </w:ins>
      <w:ins w:id="640" w:author="tongweiwei" w:date="2025-02-20T11:56:32Z">
        <w:r>
          <w:rPr>
            <w:rFonts w:hint="eastAsia" w:ascii="宋体" w:hAnsi="宋体"/>
            <w:szCs w:val="21"/>
          </w:rPr>
          <w:t>二十四、基金合同的变更、解除与终止</w:t>
        </w:r>
      </w:ins>
      <w:ins w:id="641" w:author="tongweiwei" w:date="2025-02-20T11:56:32Z">
        <w:r>
          <w:rPr/>
          <w:tab/>
        </w:r>
      </w:ins>
      <w:ins w:id="642" w:author="tongweiwei" w:date="2025-02-20T11:56:32Z">
        <w:r>
          <w:rPr/>
          <w:fldChar w:fldCharType="begin"/>
        </w:r>
      </w:ins>
      <w:ins w:id="643" w:author="tongweiwei" w:date="2025-02-20T11:56:32Z">
        <w:r>
          <w:rPr/>
          <w:instrText xml:space="preserve"> PAGEREF _Toc28117 \h </w:instrText>
        </w:r>
      </w:ins>
      <w:ins w:id="644" w:author="tongweiwei" w:date="2025-02-20T11:56:32Z">
        <w:r>
          <w:rPr/>
          <w:fldChar w:fldCharType="separate"/>
        </w:r>
      </w:ins>
      <w:ins w:id="645" w:author="tongweiwei" w:date="2025-02-20T11:56:32Z">
        <w:r>
          <w:rPr/>
          <w:t>66</w:t>
        </w:r>
      </w:ins>
      <w:ins w:id="646" w:author="tongweiwei" w:date="2025-02-20T11:56:32Z">
        <w:r>
          <w:rPr/>
          <w:fldChar w:fldCharType="end"/>
        </w:r>
      </w:ins>
      <w:ins w:id="647" w:author="tongweiwei" w:date="2025-02-20T11:56:32Z">
        <w:r>
          <w:rPr/>
          <w:fldChar w:fldCharType="end"/>
        </w:r>
      </w:ins>
    </w:p>
    <w:p w14:paraId="1DB592AB">
      <w:pPr>
        <w:pStyle w:val="19"/>
        <w:tabs>
          <w:tab w:val="right" w:leader="dot" w:pos="8306"/>
          <w:tab w:val="clear" w:pos="8296"/>
        </w:tabs>
        <w:rPr>
          <w:ins w:id="648" w:author="tongweiwei" w:date="2025-02-20T11:56:32Z"/>
        </w:rPr>
      </w:pPr>
      <w:ins w:id="649" w:author="tongweiwei" w:date="2025-02-20T11:56:32Z">
        <w:r>
          <w:rPr/>
          <w:fldChar w:fldCharType="begin"/>
        </w:r>
      </w:ins>
      <w:ins w:id="650" w:author="tongweiwei" w:date="2025-02-20T11:56:32Z">
        <w:r>
          <w:rPr/>
          <w:instrText xml:space="preserve"> HYPERLINK \l _Toc22246 </w:instrText>
        </w:r>
      </w:ins>
      <w:ins w:id="651" w:author="tongweiwei" w:date="2025-02-20T11:56:32Z">
        <w:r>
          <w:rPr/>
          <w:fldChar w:fldCharType="separate"/>
        </w:r>
      </w:ins>
      <w:ins w:id="652" w:author="tongweiwei" w:date="2025-02-20T11:56:32Z">
        <w:r>
          <w:rPr>
            <w:rFonts w:hint="eastAsia" w:ascii="宋体" w:hAnsi="宋体"/>
            <w:szCs w:val="21"/>
          </w:rPr>
          <w:t>二十五、基金的清算</w:t>
        </w:r>
      </w:ins>
      <w:ins w:id="653" w:author="tongweiwei" w:date="2025-02-20T11:56:32Z">
        <w:r>
          <w:rPr/>
          <w:tab/>
        </w:r>
      </w:ins>
      <w:ins w:id="654" w:author="tongweiwei" w:date="2025-02-20T11:56:32Z">
        <w:r>
          <w:rPr/>
          <w:fldChar w:fldCharType="begin"/>
        </w:r>
      </w:ins>
      <w:ins w:id="655" w:author="tongweiwei" w:date="2025-02-20T11:56:32Z">
        <w:r>
          <w:rPr/>
          <w:instrText xml:space="preserve"> PAGEREF _Toc22246 \h </w:instrText>
        </w:r>
      </w:ins>
      <w:ins w:id="656" w:author="tongweiwei" w:date="2025-02-20T11:56:32Z">
        <w:r>
          <w:rPr/>
          <w:fldChar w:fldCharType="separate"/>
        </w:r>
      </w:ins>
      <w:ins w:id="657" w:author="tongweiwei" w:date="2025-02-20T11:56:32Z">
        <w:r>
          <w:rPr/>
          <w:t>68</w:t>
        </w:r>
      </w:ins>
      <w:ins w:id="658" w:author="tongweiwei" w:date="2025-02-20T11:56:32Z">
        <w:r>
          <w:rPr/>
          <w:fldChar w:fldCharType="end"/>
        </w:r>
      </w:ins>
      <w:ins w:id="659" w:author="tongweiwei" w:date="2025-02-20T11:56:32Z">
        <w:r>
          <w:rPr/>
          <w:fldChar w:fldCharType="end"/>
        </w:r>
      </w:ins>
    </w:p>
    <w:p w14:paraId="5A997152">
      <w:pPr>
        <w:pStyle w:val="19"/>
        <w:tabs>
          <w:tab w:val="right" w:leader="dot" w:pos="8306"/>
          <w:tab w:val="clear" w:pos="8296"/>
        </w:tabs>
        <w:rPr>
          <w:ins w:id="660" w:author="tongweiwei" w:date="2025-02-20T11:56:32Z"/>
        </w:rPr>
      </w:pPr>
      <w:ins w:id="661" w:author="tongweiwei" w:date="2025-02-20T11:56:32Z">
        <w:r>
          <w:rPr/>
          <w:fldChar w:fldCharType="begin"/>
        </w:r>
      </w:ins>
      <w:ins w:id="662" w:author="tongweiwei" w:date="2025-02-20T11:56:32Z">
        <w:r>
          <w:rPr/>
          <w:instrText xml:space="preserve"> HYPERLINK \l _Toc13317 </w:instrText>
        </w:r>
      </w:ins>
      <w:ins w:id="663" w:author="tongweiwei" w:date="2025-02-20T11:56:32Z">
        <w:r>
          <w:rPr/>
          <w:fldChar w:fldCharType="separate"/>
        </w:r>
      </w:ins>
      <w:ins w:id="664" w:author="tongweiwei" w:date="2025-02-20T11:56:32Z">
        <w:r>
          <w:rPr>
            <w:rFonts w:hint="eastAsia" w:ascii="宋体" w:hAnsi="宋体"/>
            <w:szCs w:val="21"/>
          </w:rPr>
          <w:t>二十六、违约责任</w:t>
        </w:r>
      </w:ins>
      <w:ins w:id="665" w:author="tongweiwei" w:date="2025-02-20T11:56:32Z">
        <w:r>
          <w:rPr/>
          <w:tab/>
        </w:r>
      </w:ins>
      <w:ins w:id="666" w:author="tongweiwei" w:date="2025-02-20T11:56:32Z">
        <w:r>
          <w:rPr/>
          <w:fldChar w:fldCharType="begin"/>
        </w:r>
      </w:ins>
      <w:ins w:id="667" w:author="tongweiwei" w:date="2025-02-20T11:56:32Z">
        <w:r>
          <w:rPr/>
          <w:instrText xml:space="preserve"> PAGEREF _Toc13317 \h </w:instrText>
        </w:r>
      </w:ins>
      <w:ins w:id="668" w:author="tongweiwei" w:date="2025-02-20T11:56:32Z">
        <w:r>
          <w:rPr/>
          <w:fldChar w:fldCharType="separate"/>
        </w:r>
      </w:ins>
      <w:ins w:id="669" w:author="tongweiwei" w:date="2025-02-20T11:56:32Z">
        <w:r>
          <w:rPr/>
          <w:t>69</w:t>
        </w:r>
      </w:ins>
      <w:ins w:id="670" w:author="tongweiwei" w:date="2025-02-20T11:56:32Z">
        <w:r>
          <w:rPr/>
          <w:fldChar w:fldCharType="end"/>
        </w:r>
      </w:ins>
      <w:ins w:id="671" w:author="tongweiwei" w:date="2025-02-20T11:56:32Z">
        <w:r>
          <w:rPr/>
          <w:fldChar w:fldCharType="end"/>
        </w:r>
      </w:ins>
    </w:p>
    <w:p w14:paraId="6E75AB6C">
      <w:pPr>
        <w:pStyle w:val="19"/>
        <w:tabs>
          <w:tab w:val="right" w:leader="dot" w:pos="8306"/>
          <w:tab w:val="clear" w:pos="8296"/>
        </w:tabs>
        <w:rPr>
          <w:ins w:id="672" w:author="tongweiwei" w:date="2025-02-20T11:56:32Z"/>
        </w:rPr>
      </w:pPr>
      <w:ins w:id="673" w:author="tongweiwei" w:date="2025-02-20T11:56:32Z">
        <w:r>
          <w:rPr/>
          <w:fldChar w:fldCharType="begin"/>
        </w:r>
      </w:ins>
      <w:ins w:id="674" w:author="tongweiwei" w:date="2025-02-20T11:56:32Z">
        <w:r>
          <w:rPr/>
          <w:instrText xml:space="preserve"> HYPERLINK \l _Toc21095 </w:instrText>
        </w:r>
      </w:ins>
      <w:ins w:id="675" w:author="tongweiwei" w:date="2025-02-20T11:56:32Z">
        <w:r>
          <w:rPr/>
          <w:fldChar w:fldCharType="separate"/>
        </w:r>
      </w:ins>
      <w:ins w:id="676" w:author="tongweiwei" w:date="2025-02-20T11:56:32Z">
        <w:r>
          <w:rPr>
            <w:rFonts w:hint="eastAsia" w:ascii="宋体" w:hAnsi="宋体"/>
            <w:szCs w:val="21"/>
          </w:rPr>
          <w:t>二十七、通知与送达</w:t>
        </w:r>
      </w:ins>
      <w:ins w:id="677" w:author="tongweiwei" w:date="2025-02-20T11:56:32Z">
        <w:r>
          <w:rPr/>
          <w:tab/>
        </w:r>
      </w:ins>
      <w:ins w:id="678" w:author="tongweiwei" w:date="2025-02-20T11:56:32Z">
        <w:r>
          <w:rPr/>
          <w:fldChar w:fldCharType="begin"/>
        </w:r>
      </w:ins>
      <w:ins w:id="679" w:author="tongweiwei" w:date="2025-02-20T11:56:32Z">
        <w:r>
          <w:rPr/>
          <w:instrText xml:space="preserve"> PAGEREF _Toc21095 \h </w:instrText>
        </w:r>
      </w:ins>
      <w:ins w:id="680" w:author="tongweiwei" w:date="2025-02-20T11:56:32Z">
        <w:r>
          <w:rPr/>
          <w:fldChar w:fldCharType="separate"/>
        </w:r>
      </w:ins>
      <w:ins w:id="681" w:author="tongweiwei" w:date="2025-02-20T11:56:32Z">
        <w:r>
          <w:rPr/>
          <w:t>70</w:t>
        </w:r>
      </w:ins>
      <w:ins w:id="682" w:author="tongweiwei" w:date="2025-02-20T11:56:32Z">
        <w:r>
          <w:rPr/>
          <w:fldChar w:fldCharType="end"/>
        </w:r>
      </w:ins>
      <w:ins w:id="683" w:author="tongweiwei" w:date="2025-02-20T11:56:32Z">
        <w:r>
          <w:rPr/>
          <w:fldChar w:fldCharType="end"/>
        </w:r>
      </w:ins>
    </w:p>
    <w:p w14:paraId="199E6767">
      <w:pPr>
        <w:pStyle w:val="19"/>
        <w:tabs>
          <w:tab w:val="right" w:leader="dot" w:pos="8306"/>
          <w:tab w:val="clear" w:pos="8296"/>
        </w:tabs>
        <w:rPr>
          <w:ins w:id="684" w:author="tongweiwei" w:date="2025-02-20T11:56:32Z"/>
        </w:rPr>
      </w:pPr>
      <w:ins w:id="685" w:author="tongweiwei" w:date="2025-02-20T11:56:32Z">
        <w:r>
          <w:rPr/>
          <w:fldChar w:fldCharType="begin"/>
        </w:r>
      </w:ins>
      <w:ins w:id="686" w:author="tongweiwei" w:date="2025-02-20T11:56:32Z">
        <w:r>
          <w:rPr/>
          <w:instrText xml:space="preserve"> HYPERLINK \l _Toc6642 </w:instrText>
        </w:r>
      </w:ins>
      <w:ins w:id="687" w:author="tongweiwei" w:date="2025-02-20T11:56:32Z">
        <w:r>
          <w:rPr/>
          <w:fldChar w:fldCharType="separate"/>
        </w:r>
      </w:ins>
      <w:ins w:id="688" w:author="tongweiwei" w:date="2025-02-20T11:56:32Z">
        <w:r>
          <w:rPr>
            <w:rFonts w:hint="eastAsia" w:ascii="宋体" w:hAnsi="宋体"/>
            <w:szCs w:val="21"/>
          </w:rPr>
          <w:t>二十八、法律适用和争议的处理</w:t>
        </w:r>
      </w:ins>
      <w:ins w:id="689" w:author="tongweiwei" w:date="2025-02-20T11:56:32Z">
        <w:r>
          <w:rPr/>
          <w:tab/>
        </w:r>
      </w:ins>
      <w:ins w:id="690" w:author="tongweiwei" w:date="2025-02-20T11:56:32Z">
        <w:r>
          <w:rPr/>
          <w:fldChar w:fldCharType="begin"/>
        </w:r>
      </w:ins>
      <w:ins w:id="691" w:author="tongweiwei" w:date="2025-02-20T11:56:32Z">
        <w:r>
          <w:rPr/>
          <w:instrText xml:space="preserve"> PAGEREF _Toc6642 \h </w:instrText>
        </w:r>
      </w:ins>
      <w:ins w:id="692" w:author="tongweiwei" w:date="2025-02-20T11:56:32Z">
        <w:r>
          <w:rPr/>
          <w:fldChar w:fldCharType="separate"/>
        </w:r>
      </w:ins>
      <w:ins w:id="693" w:author="tongweiwei" w:date="2025-02-20T11:56:32Z">
        <w:r>
          <w:rPr/>
          <w:t>70</w:t>
        </w:r>
      </w:ins>
      <w:ins w:id="694" w:author="tongweiwei" w:date="2025-02-20T11:56:32Z">
        <w:r>
          <w:rPr/>
          <w:fldChar w:fldCharType="end"/>
        </w:r>
      </w:ins>
      <w:ins w:id="695" w:author="tongweiwei" w:date="2025-02-20T11:56:32Z">
        <w:r>
          <w:rPr/>
          <w:fldChar w:fldCharType="end"/>
        </w:r>
      </w:ins>
    </w:p>
    <w:p w14:paraId="42C7A04C">
      <w:pPr>
        <w:pStyle w:val="19"/>
        <w:tabs>
          <w:tab w:val="right" w:leader="dot" w:pos="8306"/>
          <w:tab w:val="clear" w:pos="8296"/>
        </w:tabs>
        <w:rPr>
          <w:ins w:id="696" w:author="tongweiwei" w:date="2025-02-20T11:56:32Z"/>
        </w:rPr>
      </w:pPr>
      <w:ins w:id="697" w:author="tongweiwei" w:date="2025-02-20T11:56:32Z">
        <w:r>
          <w:rPr/>
          <w:fldChar w:fldCharType="begin"/>
        </w:r>
      </w:ins>
      <w:ins w:id="698" w:author="tongweiwei" w:date="2025-02-20T11:56:32Z">
        <w:r>
          <w:rPr/>
          <w:instrText xml:space="preserve"> HYPERLINK \l _Toc20339 </w:instrText>
        </w:r>
      </w:ins>
      <w:ins w:id="699" w:author="tongweiwei" w:date="2025-02-20T11:56:32Z">
        <w:r>
          <w:rPr/>
          <w:fldChar w:fldCharType="separate"/>
        </w:r>
      </w:ins>
      <w:ins w:id="700" w:author="tongweiwei" w:date="2025-02-20T11:56:32Z">
        <w:r>
          <w:rPr>
            <w:rFonts w:hint="eastAsia" w:ascii="宋体" w:hAnsi="宋体"/>
            <w:szCs w:val="21"/>
          </w:rPr>
          <w:t>二十九、其他事项</w:t>
        </w:r>
      </w:ins>
      <w:ins w:id="701" w:author="tongweiwei" w:date="2025-02-20T11:56:32Z">
        <w:r>
          <w:rPr/>
          <w:tab/>
        </w:r>
      </w:ins>
      <w:ins w:id="702" w:author="tongweiwei" w:date="2025-02-20T11:56:32Z">
        <w:r>
          <w:rPr/>
          <w:fldChar w:fldCharType="begin"/>
        </w:r>
      </w:ins>
      <w:ins w:id="703" w:author="tongweiwei" w:date="2025-02-20T11:56:32Z">
        <w:r>
          <w:rPr/>
          <w:instrText xml:space="preserve"> PAGEREF _Toc20339 \h </w:instrText>
        </w:r>
      </w:ins>
      <w:ins w:id="704" w:author="tongweiwei" w:date="2025-02-20T11:56:32Z">
        <w:r>
          <w:rPr/>
          <w:fldChar w:fldCharType="separate"/>
        </w:r>
      </w:ins>
      <w:ins w:id="705" w:author="tongweiwei" w:date="2025-02-20T11:56:32Z">
        <w:r>
          <w:rPr/>
          <w:t>71</w:t>
        </w:r>
      </w:ins>
      <w:ins w:id="706" w:author="tongweiwei" w:date="2025-02-20T11:56:32Z">
        <w:r>
          <w:rPr/>
          <w:fldChar w:fldCharType="end"/>
        </w:r>
      </w:ins>
      <w:ins w:id="707" w:author="tongweiwei" w:date="2025-02-20T11:56:32Z">
        <w:r>
          <w:rPr/>
          <w:fldChar w:fldCharType="end"/>
        </w:r>
      </w:ins>
    </w:p>
    <w:p w14:paraId="6D3F0E65">
      <w:pPr>
        <w:pStyle w:val="19"/>
        <w:spacing w:line="440" w:lineRule="exact"/>
        <w:rPr>
          <w:sz w:val="24"/>
        </w:rPr>
        <w:sectPr>
          <w:pgSz w:w="11906" w:h="16838"/>
          <w:pgMar w:top="1440" w:right="1800" w:bottom="1440" w:left="1800" w:header="851" w:footer="992" w:gutter="0"/>
          <w:pgNumType w:start="0"/>
          <w:cols w:space="720" w:num="1"/>
          <w:titlePg/>
          <w:docGrid w:type="lines" w:linePitch="312" w:charSpace="0"/>
        </w:sectPr>
      </w:pPr>
      <w:r>
        <w:rPr>
          <w:sz w:val="24"/>
        </w:rPr>
        <w:fldChar w:fldCharType="end"/>
      </w:r>
    </w:p>
    <w:p w14:paraId="0B68EA22">
      <w:pPr>
        <w:pStyle w:val="2"/>
        <w:spacing w:before="0" w:after="0" w:line="360" w:lineRule="auto"/>
        <w:ind w:firstLine="422" w:firstLineChars="200"/>
        <w:jc w:val="center"/>
        <w:rPr>
          <w:rFonts w:hint="eastAsia" w:ascii="宋体" w:hAnsi="宋体"/>
          <w:sz w:val="21"/>
          <w:szCs w:val="21"/>
        </w:rPr>
      </w:pPr>
      <w:bookmarkStart w:id="0" w:name="_Toc459392452"/>
      <w:bookmarkStart w:id="1" w:name="_Toc11772"/>
      <w:bookmarkStart w:id="2" w:name="_Toc194741904"/>
      <w:r>
        <w:rPr>
          <w:rFonts w:hint="eastAsia" w:ascii="宋体" w:hAnsi="宋体"/>
          <w:sz w:val="21"/>
          <w:szCs w:val="21"/>
        </w:rPr>
        <w:t>一、前言</w:t>
      </w:r>
      <w:bookmarkEnd w:id="0"/>
      <w:bookmarkEnd w:id="1"/>
      <w:bookmarkEnd w:id="2"/>
    </w:p>
    <w:p w14:paraId="52EAD10C">
      <w:pPr>
        <w:spacing w:line="360" w:lineRule="auto"/>
        <w:ind w:firstLine="420" w:firstLineChars="200"/>
        <w:rPr>
          <w:rFonts w:hint="eastAsia" w:ascii="宋体" w:hAnsi="宋体"/>
          <w:szCs w:val="21"/>
        </w:rPr>
      </w:pPr>
    </w:p>
    <w:p w14:paraId="1562AA21">
      <w:pPr>
        <w:spacing w:line="360" w:lineRule="auto"/>
        <w:ind w:firstLine="420" w:firstLineChars="200"/>
        <w:rPr>
          <w:rFonts w:hint="eastAsia" w:ascii="宋体" w:hAnsi="宋体"/>
          <w:szCs w:val="21"/>
        </w:rPr>
      </w:pPr>
      <w:r>
        <w:rPr>
          <w:rFonts w:hint="eastAsia" w:ascii="宋体" w:hAnsi="宋体"/>
          <w:szCs w:val="21"/>
        </w:rPr>
        <w:t>订立本合同的目的、依据和原则：</w:t>
      </w:r>
    </w:p>
    <w:p w14:paraId="052575A1">
      <w:pPr>
        <w:spacing w:line="360" w:lineRule="auto"/>
        <w:ind w:firstLine="420"/>
        <w:rPr>
          <w:rFonts w:hint="eastAsia" w:ascii="宋体" w:hAnsi="宋体"/>
          <w:szCs w:val="21"/>
        </w:rPr>
      </w:pPr>
      <w:r>
        <w:rPr>
          <w:rFonts w:hint="eastAsia" w:ascii="宋体" w:hAnsi="宋体"/>
          <w:szCs w:val="21"/>
        </w:rPr>
        <w:t>1、订立本合同的目的是明确本合同当事人的权利义务、规范本基金的运作、保护基金份额持有人的合法权益。</w:t>
      </w:r>
    </w:p>
    <w:p w14:paraId="091E5977">
      <w:pPr>
        <w:spacing w:line="360" w:lineRule="auto"/>
        <w:ind w:firstLine="420"/>
        <w:rPr>
          <w:rFonts w:hint="eastAsia" w:ascii="宋体" w:hAnsi="宋体"/>
          <w:szCs w:val="21"/>
        </w:rPr>
      </w:pPr>
      <w:r>
        <w:rPr>
          <w:rFonts w:hint="eastAsia" w:ascii="宋体" w:hAnsi="宋体"/>
          <w:kern w:val="0"/>
          <w:szCs w:val="21"/>
        </w:rPr>
        <w:t>2、订立本合同的依据是《中华人民共和国民法通则》、《中华人民共和国合同法》、《中华人民共和国证券投资基金法》（以下简称《基金法》）、《私募投资基金监督管理暂行办法》（以下简称《私募办法》）、《私募投资基金管理人登记和基金备案办法（试行）》、《私募投资基金募集行为管理办法》、《私募投资基金信息披露管理办法》和《私募投资基金合同指引1号》（契约型私募基金合同内容与格式指引）及其他法律法规的有关规定。</w:t>
      </w:r>
    </w:p>
    <w:p w14:paraId="6C5AD1A4">
      <w:pPr>
        <w:spacing w:line="360" w:lineRule="auto"/>
        <w:ind w:firstLine="420"/>
        <w:rPr>
          <w:rFonts w:hint="eastAsia" w:ascii="宋体" w:hAnsi="宋体"/>
          <w:szCs w:val="21"/>
        </w:rPr>
      </w:pPr>
      <w:r>
        <w:rPr>
          <w:rFonts w:hint="eastAsia" w:ascii="宋体" w:hAnsi="宋体"/>
          <w:szCs w:val="21"/>
        </w:rPr>
        <w:t xml:space="preserve">3、订立本合同的原则是平等自愿、诚实信用、充分保护基金份额持有人的合法权益。 </w:t>
      </w:r>
    </w:p>
    <w:p w14:paraId="73296F3F">
      <w:pPr>
        <w:spacing w:line="360" w:lineRule="auto"/>
        <w:ind w:firstLine="420" w:firstLineChars="200"/>
        <w:rPr>
          <w:rFonts w:hint="eastAsia" w:ascii="宋体" w:hAnsi="宋体"/>
          <w:szCs w:val="21"/>
        </w:rPr>
      </w:pPr>
      <w:r>
        <w:rPr>
          <w:rFonts w:hint="eastAsia" w:ascii="宋体" w:hAnsi="宋体"/>
          <w:szCs w:val="21"/>
        </w:rPr>
        <w:t>本合同是约定本合同当事人之间基本权利义务的法律文件，其他与本基金相关的涉及本合同当事人之间权利义务关系的任何文件或表述，均以本合同为准。本合同的当事人包括基金管理人、基金托管人和基金份额持有人。基金合同的当事人按照《基金法》、本合同及其他有关法律法规规定享有权利、承担义务。</w:t>
      </w:r>
    </w:p>
    <w:p w14:paraId="179DA8AB">
      <w:pPr>
        <w:spacing w:line="360" w:lineRule="auto"/>
        <w:ind w:firstLine="420" w:firstLineChars="200"/>
        <w:rPr>
          <w:rFonts w:hint="eastAsia" w:ascii="宋体" w:hAnsi="宋体"/>
          <w:szCs w:val="21"/>
        </w:rPr>
      </w:pPr>
      <w:r>
        <w:rPr>
          <w:rFonts w:hint="eastAsia" w:ascii="宋体" w:hAnsi="宋体"/>
          <w:szCs w:val="21"/>
        </w:rPr>
        <w:t>本基金按照中国法律法规成立并运作，若本合同的内容与届时有效的法律法规的强制性规定不一致，应当以届时有效的法律法规的规定为准。</w:t>
      </w:r>
    </w:p>
    <w:p w14:paraId="165C6770">
      <w:pPr>
        <w:spacing w:line="360" w:lineRule="auto"/>
        <w:ind w:firstLine="420" w:firstLineChars="200"/>
        <w:rPr>
          <w:rFonts w:hint="eastAsia" w:ascii="宋体" w:hAnsi="宋体"/>
          <w:szCs w:val="21"/>
        </w:rPr>
      </w:pPr>
    </w:p>
    <w:p w14:paraId="71F8F9D1">
      <w:pPr>
        <w:pStyle w:val="2"/>
        <w:spacing w:before="0" w:after="0" w:line="360" w:lineRule="auto"/>
        <w:ind w:firstLine="422" w:firstLineChars="200"/>
        <w:jc w:val="center"/>
        <w:rPr>
          <w:rFonts w:hint="eastAsia" w:ascii="宋体" w:hAnsi="宋体"/>
          <w:sz w:val="21"/>
          <w:szCs w:val="21"/>
        </w:rPr>
      </w:pPr>
      <w:bookmarkStart w:id="3" w:name="_Toc20954"/>
      <w:bookmarkStart w:id="4" w:name="_Toc459392453"/>
      <w:bookmarkStart w:id="5" w:name="_Toc194741905"/>
      <w:r>
        <w:rPr>
          <w:rFonts w:hint="eastAsia" w:ascii="宋体" w:hAnsi="宋体"/>
          <w:sz w:val="21"/>
          <w:szCs w:val="21"/>
        </w:rPr>
        <w:t>二、释义</w:t>
      </w:r>
      <w:bookmarkEnd w:id="3"/>
      <w:bookmarkEnd w:id="4"/>
      <w:bookmarkEnd w:id="5"/>
    </w:p>
    <w:p w14:paraId="7794C7B9">
      <w:pPr>
        <w:spacing w:line="360" w:lineRule="auto"/>
        <w:ind w:firstLine="420" w:firstLineChars="200"/>
        <w:rPr>
          <w:rFonts w:hint="eastAsia" w:ascii="宋体" w:hAnsi="宋体"/>
          <w:szCs w:val="21"/>
        </w:rPr>
      </w:pPr>
    </w:p>
    <w:p w14:paraId="21BF0DB4">
      <w:pPr>
        <w:spacing w:line="360" w:lineRule="auto"/>
        <w:ind w:firstLine="420" w:firstLineChars="200"/>
        <w:rPr>
          <w:rFonts w:hint="eastAsia" w:ascii="宋体" w:hAnsi="宋体"/>
          <w:szCs w:val="21"/>
        </w:rPr>
      </w:pPr>
      <w:r>
        <w:rPr>
          <w:rFonts w:hint="eastAsia" w:ascii="宋体" w:hAnsi="宋体"/>
          <w:szCs w:val="21"/>
        </w:rPr>
        <w:t>在本合同中，除上下文另有规定外，下列用语应当具有如下含义：</w:t>
      </w:r>
    </w:p>
    <w:p w14:paraId="397D71DB">
      <w:pPr>
        <w:numPr>
          <w:ilvl w:val="255"/>
          <w:numId w:val="0"/>
        </w:numPr>
        <w:spacing w:line="360" w:lineRule="auto"/>
        <w:ind w:firstLine="420" w:firstLineChars="200"/>
        <w:rPr>
          <w:rFonts w:hint="eastAsia" w:ascii="宋体" w:hAnsi="宋体"/>
          <w:kern w:val="0"/>
          <w:szCs w:val="21"/>
        </w:rPr>
      </w:pPr>
      <w:r>
        <w:rPr>
          <w:rFonts w:hint="eastAsia" w:ascii="宋体" w:hAnsi="宋体"/>
          <w:szCs w:val="21"/>
        </w:rPr>
        <w:t>1、本合同：</w:t>
      </w:r>
      <w:r>
        <w:rPr>
          <w:rFonts w:hint="eastAsia" w:ascii="宋体" w:hAnsi="宋体"/>
          <w:kern w:val="0"/>
          <w:szCs w:val="21"/>
        </w:rPr>
        <w:t>《</w:t>
      </w:r>
      <w:del w:id="708" w:author="tongweiwei" w:date="2025-02-10T13:41:50Z">
        <w:r>
          <w:rPr>
            <w:rFonts w:ascii="宋体" w:hAnsi="宋体"/>
            <w:szCs w:val="21"/>
          </w:rPr>
          <w:delText>中邮资产艮岳集结2号私募基金</w:delText>
        </w:r>
      </w:del>
      <w:ins w:id="709" w:author="tongweiwei" w:date="2025-02-10T13:41:50Z">
        <w:r>
          <w:rPr>
            <w:rFonts w:hint="eastAsia" w:ascii="宋体" w:hAnsi="宋体"/>
            <w:szCs w:val="21"/>
            <w:lang w:eastAsia="zh-CN"/>
          </w:rPr>
          <w:t>艮岳集结2号私募证券投资基金</w:t>
        </w:r>
      </w:ins>
      <w:r>
        <w:rPr>
          <w:rFonts w:hint="eastAsia" w:ascii="宋体" w:hAnsi="宋体"/>
          <w:szCs w:val="21"/>
        </w:rPr>
        <w:t>基金合同</w:t>
      </w:r>
      <w:r>
        <w:rPr>
          <w:rFonts w:hint="eastAsia" w:ascii="宋体" w:hAnsi="宋体"/>
          <w:kern w:val="0"/>
          <w:szCs w:val="21"/>
        </w:rPr>
        <w:t>》及对本合同的任何有效修订和补充。</w:t>
      </w:r>
    </w:p>
    <w:p w14:paraId="1C85B2A1">
      <w:pPr>
        <w:numPr>
          <w:ilvl w:val="255"/>
          <w:numId w:val="0"/>
        </w:numPr>
        <w:spacing w:line="360" w:lineRule="auto"/>
        <w:ind w:firstLine="420" w:firstLineChars="200"/>
        <w:rPr>
          <w:rFonts w:hint="eastAsia" w:ascii="宋体" w:hAnsi="宋体"/>
          <w:kern w:val="0"/>
          <w:szCs w:val="21"/>
        </w:rPr>
      </w:pPr>
      <w:r>
        <w:rPr>
          <w:rFonts w:hint="eastAsia" w:ascii="宋体" w:hAnsi="宋体"/>
          <w:szCs w:val="21"/>
        </w:rPr>
        <w:t>2、</w:t>
      </w:r>
      <w:r>
        <w:t>招募说明书（如有）：</w:t>
      </w:r>
      <w:r>
        <w:rPr>
          <w:rFonts w:hint="eastAsia"/>
        </w:rPr>
        <w:t>指基金管理人按照国家有关法律、法规制定的并向基金投资者发售基金时，为其提供的、对基金情况进行说明的文件。</w:t>
      </w:r>
    </w:p>
    <w:p w14:paraId="50229CAF">
      <w:pPr>
        <w:numPr>
          <w:ilvl w:val="255"/>
          <w:numId w:val="0"/>
        </w:numPr>
        <w:spacing w:line="360" w:lineRule="auto"/>
        <w:ind w:left="420"/>
        <w:rPr>
          <w:rFonts w:hint="eastAsia" w:ascii="宋体" w:hAnsi="宋体"/>
          <w:szCs w:val="21"/>
        </w:rPr>
      </w:pPr>
      <w:r>
        <w:rPr>
          <w:rFonts w:hint="eastAsia" w:ascii="宋体" w:hAnsi="宋体"/>
          <w:szCs w:val="21"/>
        </w:rPr>
        <w:t>3、本基金：</w:t>
      </w:r>
      <w:del w:id="710" w:author="tongweiwei" w:date="2025-02-10T13:41:50Z">
        <w:r>
          <w:rPr>
            <w:rFonts w:ascii="宋体" w:hAnsi="宋体"/>
            <w:szCs w:val="21"/>
          </w:rPr>
          <w:delText>中邮资产艮岳集结2号私募基金</w:delText>
        </w:r>
      </w:del>
      <w:ins w:id="711" w:author="tongweiwei" w:date="2025-02-10T13:41:50Z">
        <w:r>
          <w:rPr>
            <w:rFonts w:hint="eastAsia" w:ascii="宋体" w:hAnsi="宋体"/>
            <w:szCs w:val="21"/>
            <w:lang w:eastAsia="zh-CN"/>
          </w:rPr>
          <w:t>艮岳集结2号私募证券投资基金</w:t>
        </w:r>
      </w:ins>
      <w:r>
        <w:rPr>
          <w:rFonts w:hint="eastAsia" w:ascii="宋体" w:hAnsi="宋体"/>
          <w:szCs w:val="21"/>
        </w:rPr>
        <w:t>。</w:t>
      </w:r>
    </w:p>
    <w:p w14:paraId="5AE1C961">
      <w:pPr>
        <w:spacing w:line="360" w:lineRule="auto"/>
        <w:ind w:firstLine="420" w:firstLineChars="200"/>
        <w:rPr>
          <w:rFonts w:hint="eastAsia" w:ascii="宋体" w:hAnsi="宋体"/>
          <w:szCs w:val="21"/>
        </w:rPr>
      </w:pPr>
      <w:r>
        <w:rPr>
          <w:rFonts w:hint="eastAsia" w:ascii="宋体" w:hAnsi="宋体"/>
          <w:szCs w:val="21"/>
        </w:rPr>
        <w:t>4、私募基金（简称“基金”）：指在中华人民共和国境内，以非公开方式向合格投资者募集资金设立的投资基金。</w:t>
      </w:r>
    </w:p>
    <w:p w14:paraId="22F765FB">
      <w:pPr>
        <w:spacing w:line="360" w:lineRule="auto"/>
        <w:ind w:firstLine="420" w:firstLineChars="200"/>
        <w:rPr>
          <w:rFonts w:hint="eastAsia" w:ascii="宋体" w:hAnsi="宋体"/>
          <w:szCs w:val="21"/>
        </w:rPr>
      </w:pPr>
      <w:r>
        <w:rPr>
          <w:rFonts w:hint="eastAsia" w:ascii="宋体" w:hAnsi="宋体"/>
          <w:szCs w:val="21"/>
        </w:rPr>
        <w:t>5、私募基金投资者（简称“基金投资者”）：依法可以投资于私募基金的个人投资者、机构投资者以及法律法规或中国证监会允许购买私募基金的其他投资者的合称。</w:t>
      </w:r>
    </w:p>
    <w:p w14:paraId="08101C90">
      <w:pPr>
        <w:spacing w:line="360" w:lineRule="auto"/>
        <w:ind w:firstLine="420" w:firstLineChars="200"/>
        <w:rPr>
          <w:rFonts w:hint="eastAsia" w:ascii="宋体" w:hAnsi="宋体"/>
          <w:szCs w:val="21"/>
        </w:rPr>
      </w:pPr>
      <w:r>
        <w:rPr>
          <w:rFonts w:hint="eastAsia" w:ascii="宋体" w:hAnsi="宋体"/>
          <w:szCs w:val="21"/>
        </w:rPr>
        <w:t>6、私募基金管理人（简称“基金管理人”、“管理人”）：</w:t>
      </w:r>
      <w:r>
        <w:rPr>
          <w:rFonts w:ascii="宋体" w:hAnsi="宋体"/>
          <w:szCs w:val="21"/>
        </w:rPr>
        <w:t>杭州艮岳私募基金管理有限公司</w:t>
      </w:r>
      <w:r>
        <w:rPr>
          <w:rFonts w:hint="eastAsia" w:ascii="宋体" w:hAnsi="宋体"/>
          <w:szCs w:val="21"/>
        </w:rPr>
        <w:t>。</w:t>
      </w:r>
    </w:p>
    <w:p w14:paraId="6D2473A3">
      <w:pPr>
        <w:spacing w:line="360" w:lineRule="auto"/>
        <w:ind w:firstLine="420" w:firstLineChars="200"/>
        <w:rPr>
          <w:rFonts w:hint="eastAsia" w:ascii="宋体" w:hAnsi="宋体"/>
          <w:szCs w:val="21"/>
        </w:rPr>
      </w:pPr>
      <w:r>
        <w:rPr>
          <w:rFonts w:hint="eastAsia" w:ascii="宋体" w:hAnsi="宋体"/>
          <w:szCs w:val="21"/>
        </w:rPr>
        <w:t>7、私募基金托管人（简称“基金托管人”、“托管人”）：招商证券股份有限公司。</w:t>
      </w:r>
    </w:p>
    <w:p w14:paraId="2A751E51">
      <w:pPr>
        <w:spacing w:line="360" w:lineRule="auto"/>
        <w:ind w:firstLine="420" w:firstLineChars="200"/>
        <w:rPr>
          <w:rFonts w:hint="eastAsia" w:ascii="宋体" w:hAnsi="宋体"/>
          <w:szCs w:val="21"/>
        </w:rPr>
      </w:pPr>
      <w:r>
        <w:rPr>
          <w:rFonts w:hint="eastAsia" w:ascii="宋体" w:hAnsi="宋体"/>
          <w:szCs w:val="21"/>
        </w:rPr>
        <w:t>8、私募</w:t>
      </w:r>
      <w:r>
        <w:rPr>
          <w:rFonts w:hint="eastAsia" w:ascii="宋体" w:hAnsi="宋体"/>
          <w:kern w:val="0"/>
          <w:szCs w:val="21"/>
        </w:rPr>
        <w:t>基金份额持有人</w:t>
      </w:r>
      <w:r>
        <w:rPr>
          <w:rFonts w:hint="eastAsia" w:ascii="宋体" w:hAnsi="宋体"/>
          <w:szCs w:val="21"/>
        </w:rPr>
        <w:t>（简称“基金份额持有人”）</w:t>
      </w:r>
      <w:r>
        <w:rPr>
          <w:rFonts w:hint="eastAsia" w:ascii="宋体" w:hAnsi="宋体"/>
          <w:kern w:val="0"/>
          <w:szCs w:val="21"/>
        </w:rPr>
        <w:t>：</w:t>
      </w:r>
      <w:r>
        <w:rPr>
          <w:rFonts w:hint="eastAsia" w:ascii="宋体" w:hAnsi="宋体"/>
          <w:szCs w:val="21"/>
        </w:rPr>
        <w:t>签署本合同，履行出资义务取得基金份额的基金投资者。</w:t>
      </w:r>
    </w:p>
    <w:p w14:paraId="6A18C4B1">
      <w:pPr>
        <w:spacing w:line="360" w:lineRule="auto"/>
        <w:ind w:firstLine="420" w:firstLineChars="200"/>
        <w:rPr>
          <w:rFonts w:hint="eastAsia" w:ascii="宋体" w:hAnsi="宋体"/>
          <w:szCs w:val="21"/>
        </w:rPr>
      </w:pPr>
      <w:r>
        <w:rPr>
          <w:rFonts w:hint="eastAsia" w:ascii="宋体" w:hAnsi="宋体"/>
          <w:szCs w:val="21"/>
        </w:rPr>
        <w:t>9、私募基金服务机构（简称“服务机构”）：接受基金管理人</w:t>
      </w:r>
      <w:r>
        <w:rPr>
          <w:rFonts w:ascii="宋体" w:hAnsi="宋体"/>
          <w:szCs w:val="21"/>
        </w:rPr>
        <w:t>委托</w:t>
      </w:r>
      <w:r>
        <w:rPr>
          <w:rFonts w:hint="eastAsia" w:ascii="宋体" w:hAnsi="宋体"/>
          <w:szCs w:val="21"/>
        </w:rPr>
        <w:t>，根据与其签订的金融运营服务协议中约定的服务范围，为本基金提供份额</w:t>
      </w:r>
      <w:r>
        <w:rPr>
          <w:rFonts w:ascii="宋体" w:hAnsi="宋体"/>
          <w:szCs w:val="21"/>
        </w:rPr>
        <w:t>登记</w:t>
      </w:r>
      <w:r>
        <w:rPr>
          <w:rFonts w:hint="eastAsia" w:ascii="宋体" w:hAnsi="宋体"/>
          <w:szCs w:val="21"/>
        </w:rPr>
        <w:t>业务、基金估值核算业务等服务</w:t>
      </w:r>
      <w:r>
        <w:rPr>
          <w:rFonts w:ascii="宋体" w:hAnsi="宋体"/>
          <w:szCs w:val="21"/>
        </w:rPr>
        <w:t>的机构</w:t>
      </w:r>
      <w:r>
        <w:rPr>
          <w:rFonts w:hint="eastAsia" w:ascii="宋体" w:hAnsi="宋体"/>
          <w:szCs w:val="21"/>
        </w:rPr>
        <w:t>，本基金的服务机构为招商证券股份有限公司。</w:t>
      </w:r>
    </w:p>
    <w:p w14:paraId="533EAE24">
      <w:pPr>
        <w:spacing w:line="360" w:lineRule="auto"/>
        <w:ind w:firstLine="420" w:firstLineChars="200"/>
        <w:rPr>
          <w:rFonts w:hint="eastAsia" w:ascii="宋体" w:hAnsi="宋体"/>
          <w:szCs w:val="21"/>
        </w:rPr>
      </w:pPr>
      <w:r>
        <w:rPr>
          <w:rFonts w:hint="eastAsia" w:ascii="宋体" w:hAnsi="宋体"/>
          <w:szCs w:val="21"/>
        </w:rPr>
        <w:t>10、募集账户监督机构：按照相关法律规定及与管理人约定的监督内容，对其开立的募集结算资金专用账户实施有效监督，保障直销模式募集结算资金划转安全的机构，本基金的募集账户监督机构为招商证券股份有限公司。为避免歧义，对于管理人采取直销、代销两种募集方式或仅采取代销募集方式的基金，募集账户监督机构监督业务范围不包括代销机构归集投资者募集资金、向投资者划付其收益、赎回款项及剩余基金财产以及代销机构与募集账户监督机构开立的募集结算资金专用账户间的资金划转等行为的监督，前述代销机构行为涉及的资金划转安全保障职责按照代销相关法律法规及协议约定由相应主体承担责任。</w:t>
      </w:r>
    </w:p>
    <w:p w14:paraId="26AB6DE0">
      <w:pPr>
        <w:spacing w:line="360" w:lineRule="auto"/>
        <w:ind w:firstLine="420" w:firstLineChars="200"/>
        <w:rPr>
          <w:rFonts w:hint="eastAsia" w:ascii="宋体" w:hAnsi="宋体"/>
          <w:szCs w:val="21"/>
        </w:rPr>
      </w:pPr>
      <w:r>
        <w:rPr>
          <w:rFonts w:hint="eastAsia" w:ascii="宋体" w:hAnsi="宋体"/>
          <w:szCs w:val="21"/>
        </w:rPr>
        <w:t>11、中国证券投资基金业协会（简称“中国基金业协会”）：</w:t>
      </w:r>
      <w:r>
        <w:rPr>
          <w:rFonts w:ascii="宋体" w:hAnsi="宋体" w:cs="Arial"/>
        </w:rPr>
        <w:t>基金行业相关机构自愿结成的全国性、行业性、非营利性社会组织</w:t>
      </w:r>
      <w:r>
        <w:rPr>
          <w:rFonts w:hint="eastAsia" w:ascii="宋体" w:hAnsi="宋体" w:cs="Arial"/>
        </w:rPr>
        <w:t>。</w:t>
      </w:r>
    </w:p>
    <w:p w14:paraId="19A2F934">
      <w:pPr>
        <w:spacing w:line="360" w:lineRule="auto"/>
        <w:ind w:firstLine="420" w:firstLineChars="200"/>
        <w:rPr>
          <w:rFonts w:hint="eastAsia" w:ascii="宋体" w:hAnsi="宋体"/>
          <w:kern w:val="0"/>
          <w:szCs w:val="21"/>
        </w:rPr>
      </w:pPr>
      <w:r>
        <w:rPr>
          <w:rFonts w:hint="eastAsia" w:ascii="宋体" w:hAnsi="宋体"/>
          <w:szCs w:val="21"/>
        </w:rPr>
        <w:t>12、工作日：上海证券交易所、深圳证券交易所、上海期货交易所、大连商品交易所、郑州商品交易所、中国金融期货交易所的正常交易日。</w:t>
      </w:r>
    </w:p>
    <w:p w14:paraId="1C3EF6AA">
      <w:pPr>
        <w:spacing w:line="360" w:lineRule="auto"/>
        <w:ind w:firstLine="420" w:firstLineChars="200"/>
        <w:rPr>
          <w:rFonts w:hint="eastAsia" w:ascii="宋体" w:hAnsi="宋体"/>
          <w:szCs w:val="21"/>
        </w:rPr>
      </w:pPr>
      <w:r>
        <w:rPr>
          <w:rFonts w:hint="eastAsia" w:ascii="宋体" w:hAnsi="宋体"/>
          <w:kern w:val="0"/>
          <w:szCs w:val="21"/>
        </w:rPr>
        <w:t>13、</w:t>
      </w:r>
      <w:r>
        <w:rPr>
          <w:rFonts w:hint="eastAsia" w:ascii="宋体" w:hAnsi="宋体"/>
          <w:szCs w:val="21"/>
        </w:rPr>
        <w:t>开放日：基金管理人办理基金申购和/或赎回业务的工作日。</w:t>
      </w:r>
    </w:p>
    <w:p w14:paraId="3689A921">
      <w:pPr>
        <w:spacing w:line="360" w:lineRule="auto"/>
        <w:ind w:firstLine="420" w:firstLineChars="200"/>
        <w:rPr>
          <w:rFonts w:hint="eastAsia" w:ascii="宋体" w:hAnsi="宋体"/>
          <w:szCs w:val="21"/>
        </w:rPr>
      </w:pPr>
      <w:r>
        <w:rPr>
          <w:rFonts w:hint="eastAsia" w:ascii="宋体" w:hAnsi="宋体"/>
          <w:szCs w:val="21"/>
        </w:rPr>
        <w:t>14、T日：本基金的开放日，包括临时开放日。</w:t>
      </w:r>
    </w:p>
    <w:p w14:paraId="5A2A3ADE">
      <w:pPr>
        <w:spacing w:line="360" w:lineRule="auto"/>
        <w:ind w:firstLine="420" w:firstLineChars="200"/>
        <w:rPr>
          <w:rFonts w:hint="eastAsia" w:ascii="宋体" w:hAnsi="宋体"/>
          <w:szCs w:val="21"/>
        </w:rPr>
      </w:pPr>
      <w:r>
        <w:rPr>
          <w:rFonts w:hint="eastAsia" w:ascii="宋体" w:hAnsi="宋体"/>
          <w:szCs w:val="21"/>
        </w:rPr>
        <w:t>15、T+n日： T日后的第n个工作日，当n为负数时表示T日前的第n个工作日。</w:t>
      </w:r>
    </w:p>
    <w:p w14:paraId="2121355C">
      <w:pPr>
        <w:spacing w:line="360" w:lineRule="auto"/>
        <w:ind w:firstLine="420" w:firstLineChars="200"/>
        <w:rPr>
          <w:rFonts w:hint="eastAsia" w:ascii="宋体" w:hAnsi="宋体"/>
          <w:szCs w:val="21"/>
        </w:rPr>
      </w:pPr>
      <w:r>
        <w:rPr>
          <w:rFonts w:hint="eastAsia" w:ascii="宋体" w:hAnsi="宋体"/>
          <w:szCs w:val="21"/>
        </w:rPr>
        <w:t>16、基金财产：基金份额持有人拥有合法处分权、基金管理人管理并由基金托管人托管的作为本合同标的的财产。</w:t>
      </w:r>
    </w:p>
    <w:p w14:paraId="1208D4AE">
      <w:pPr>
        <w:spacing w:line="360" w:lineRule="auto"/>
        <w:ind w:firstLine="420" w:firstLineChars="200"/>
        <w:rPr>
          <w:rFonts w:hint="eastAsia" w:ascii="宋体" w:hAnsi="宋体"/>
          <w:szCs w:val="21"/>
        </w:rPr>
      </w:pPr>
      <w:r>
        <w:rPr>
          <w:rFonts w:hint="eastAsia" w:ascii="宋体" w:hAnsi="宋体"/>
          <w:kern w:val="0"/>
          <w:szCs w:val="21"/>
        </w:rPr>
        <w:t>17、募集账户：</w:t>
      </w:r>
      <w:r>
        <w:rPr>
          <w:rFonts w:hint="eastAsia" w:asciiTheme="minorEastAsia" w:hAnsiTheme="minorEastAsia"/>
          <w:kern w:val="0"/>
          <w:szCs w:val="21"/>
        </w:rPr>
        <w:t>指</w:t>
      </w:r>
      <w:r>
        <w:rPr>
          <w:rFonts w:hint="eastAsia" w:asciiTheme="minorEastAsia" w:hAnsiTheme="minorEastAsia"/>
          <w:szCs w:val="21"/>
        </w:rPr>
        <w:t>“招商证券股份有限公司基金运营外包服务募集专户”，是由募集账户监督机构代基金管理人开立，用于本基金募集期间和存续期间所有销售渠道的认购、申购和赎回资金收付的专用账户。募集账户并不代表募集账户监督机构接受投资者的认购或申购资金，也不表明募集账户监督机构对本基金的价值和收益作出实质性判断或保证，也不表明投资于本基金没有风险。在募集账户的使用过程中，除非有足够的证据证明是因募集账户监督机构的原因造成的损失外，基金管理人应就其自身操作不当等原因所造成的损失承担相关责任，募集账户监督机构对于基金管理人的投资运作不承担任何责任。</w:t>
      </w:r>
    </w:p>
    <w:p w14:paraId="77D3CAE9">
      <w:pPr>
        <w:spacing w:line="360" w:lineRule="auto"/>
        <w:ind w:firstLine="420" w:firstLineChars="200"/>
        <w:rPr>
          <w:rFonts w:hint="eastAsia" w:ascii="宋体" w:hAnsi="宋体"/>
          <w:szCs w:val="21"/>
        </w:rPr>
      </w:pPr>
      <w:r>
        <w:rPr>
          <w:rFonts w:hint="eastAsia" w:ascii="宋体" w:hAnsi="宋体"/>
          <w:szCs w:val="21"/>
        </w:rPr>
        <w:t>18、托管资金专门账户（简称“托管资金账户”）：基金托管人为基金财产在具有基金托管资格的商业银行开立的银行结算账户，用于基金财产中现金资产的归集、存放与支付，该账户不得存放其他性质资金。</w:t>
      </w:r>
    </w:p>
    <w:p w14:paraId="131C3339">
      <w:pPr>
        <w:spacing w:line="360" w:lineRule="auto"/>
        <w:ind w:firstLine="420" w:firstLineChars="200"/>
        <w:rPr>
          <w:rFonts w:hint="eastAsia" w:ascii="宋体" w:hAnsi="宋体"/>
          <w:szCs w:val="21"/>
        </w:rPr>
      </w:pPr>
      <w:r>
        <w:rPr>
          <w:rFonts w:hint="eastAsia" w:ascii="宋体" w:hAnsi="宋体"/>
          <w:szCs w:val="21"/>
        </w:rPr>
        <w:t>19、证券账户：根据中国证监会有关规定和</w:t>
      </w:r>
      <w:bookmarkStart w:id="6" w:name="OLE_LINK2"/>
      <w:r>
        <w:rPr>
          <w:rFonts w:hint="eastAsia" w:ascii="宋体" w:hAnsi="宋体"/>
          <w:szCs w:val="21"/>
        </w:rPr>
        <w:t>中国证券登记结算有限责任公司</w:t>
      </w:r>
      <w:bookmarkEnd w:id="6"/>
      <w:r>
        <w:rPr>
          <w:rFonts w:hint="eastAsia" w:ascii="宋体" w:hAnsi="宋体"/>
          <w:szCs w:val="21"/>
        </w:rPr>
        <w:t>（下称“中登公司”）等相关机构的有关业务规则，由基金托管人（或基金管理人）为基金财产在中登公司上海分公司、深圳分公司开设的证券账户。</w:t>
      </w:r>
    </w:p>
    <w:p w14:paraId="3BE5DECF">
      <w:pPr>
        <w:spacing w:line="360" w:lineRule="auto"/>
        <w:ind w:firstLine="420" w:firstLineChars="200"/>
        <w:rPr>
          <w:rFonts w:hint="eastAsia" w:ascii="宋体" w:hAnsi="宋体"/>
          <w:szCs w:val="21"/>
        </w:rPr>
      </w:pPr>
      <w:r>
        <w:rPr>
          <w:rFonts w:hint="eastAsia" w:ascii="宋体" w:hAnsi="宋体"/>
          <w:snapToGrid w:val="0"/>
          <w:kern w:val="0"/>
          <w:szCs w:val="21"/>
        </w:rPr>
        <w:t>20、证券交易资金账户：</w:t>
      </w:r>
      <w:r>
        <w:rPr>
          <w:rFonts w:hint="eastAsia" w:ascii="宋体" w:hAnsi="宋体"/>
          <w:szCs w:val="21"/>
        </w:rPr>
        <w:t>基金管理人</w:t>
      </w:r>
      <w:r>
        <w:rPr>
          <w:rFonts w:hint="eastAsia" w:ascii="宋体" w:hAnsi="宋体"/>
        </w:rPr>
        <w:t>为基金财产在证券经纪机构下属的证券营业部</w:t>
      </w:r>
      <w:r>
        <w:rPr>
          <w:rFonts w:hint="eastAsia" w:ascii="宋体" w:hAnsi="宋体"/>
          <w:szCs w:val="21"/>
        </w:rPr>
        <w:t>开立的</w:t>
      </w:r>
      <w:r>
        <w:rPr>
          <w:rFonts w:hint="eastAsia" w:ascii="宋体" w:hAnsi="宋体"/>
          <w:snapToGrid w:val="0"/>
          <w:kern w:val="0"/>
          <w:szCs w:val="21"/>
        </w:rPr>
        <w:t>证券交易资金账户</w:t>
      </w:r>
      <w:r>
        <w:rPr>
          <w:rFonts w:hint="eastAsia" w:ascii="宋体" w:hAnsi="宋体"/>
          <w:szCs w:val="21"/>
        </w:rPr>
        <w:t>，用于基金财产</w:t>
      </w:r>
      <w:r>
        <w:rPr>
          <w:rFonts w:hint="eastAsia" w:ascii="宋体" w:hAnsi="宋体"/>
          <w:snapToGrid w:val="0"/>
          <w:kern w:val="0"/>
          <w:szCs w:val="21"/>
        </w:rPr>
        <w:t>证券交易结算资金的存管、记载交易结算资金的变动明细</w:t>
      </w:r>
      <w:r>
        <w:rPr>
          <w:rFonts w:hint="eastAsia" w:ascii="宋体" w:hAnsi="宋体"/>
          <w:szCs w:val="21"/>
        </w:rPr>
        <w:t>以及</w:t>
      </w:r>
      <w:r>
        <w:rPr>
          <w:rFonts w:hint="eastAsia" w:ascii="宋体" w:hAnsi="宋体"/>
        </w:rPr>
        <w:t>场内</w:t>
      </w:r>
      <w:r>
        <w:rPr>
          <w:rFonts w:hint="eastAsia" w:ascii="宋体" w:hAnsi="宋体"/>
          <w:szCs w:val="21"/>
        </w:rPr>
        <w:t>证券交易清算。证券交易资金账户按照“第三方存管</w:t>
      </w:r>
      <w:r>
        <w:rPr>
          <w:rFonts w:ascii="宋体" w:hAnsi="宋体"/>
          <w:szCs w:val="21"/>
        </w:rPr>
        <w:t>”</w:t>
      </w:r>
      <w:r>
        <w:rPr>
          <w:rFonts w:hint="eastAsia" w:ascii="宋体" w:hAnsi="宋体"/>
          <w:szCs w:val="21"/>
        </w:rPr>
        <w:t>模式与托管资金账户建立一一对应关系，由基金托管人通过银证转账的方式完成资金划付。</w:t>
      </w:r>
    </w:p>
    <w:p w14:paraId="7CA18183">
      <w:pPr>
        <w:spacing w:line="360" w:lineRule="auto"/>
        <w:ind w:firstLine="420" w:firstLineChars="200"/>
        <w:rPr>
          <w:rFonts w:hint="eastAsia" w:ascii="宋体" w:hAnsi="宋体"/>
          <w:szCs w:val="21"/>
        </w:rPr>
      </w:pPr>
      <w:r>
        <w:rPr>
          <w:rFonts w:hint="eastAsia" w:ascii="宋体" w:hAnsi="宋体"/>
          <w:szCs w:val="21"/>
        </w:rPr>
        <w:t>21、期货账户：基金管理人为基金财产在期货经纪机构开立的期货保证金账户，用于基金财产期货交易结算资金的存管、记载交易结算资金的变动明细以及期货交易清算。</w:t>
      </w:r>
      <w:r>
        <w:rPr>
          <w:rFonts w:hint="eastAsia" w:ascii="宋体" w:hAnsi="宋体"/>
          <w:snapToGrid w:val="0"/>
          <w:kern w:val="0"/>
          <w:szCs w:val="21"/>
        </w:rPr>
        <w:t>期货保证金账户应与</w:t>
      </w:r>
      <w:r>
        <w:rPr>
          <w:rFonts w:hint="eastAsia" w:ascii="宋体" w:hAnsi="宋体"/>
          <w:szCs w:val="21"/>
        </w:rPr>
        <w:t>托管资金账户</w:t>
      </w:r>
      <w:r>
        <w:rPr>
          <w:rFonts w:hint="eastAsia" w:ascii="宋体" w:hAnsi="宋体"/>
          <w:snapToGrid w:val="0"/>
          <w:kern w:val="0"/>
          <w:szCs w:val="21"/>
        </w:rPr>
        <w:t>建立一一对应关系，基金托管人可通过银期转账或手工出入金的方式办理期货交易的出入金。</w:t>
      </w:r>
    </w:p>
    <w:p w14:paraId="5AF28862">
      <w:pPr>
        <w:spacing w:line="360" w:lineRule="auto"/>
        <w:ind w:firstLine="420" w:firstLineChars="200"/>
        <w:rPr>
          <w:rFonts w:hint="eastAsia" w:ascii="宋体" w:hAnsi="宋体"/>
          <w:szCs w:val="21"/>
        </w:rPr>
      </w:pPr>
      <w:r>
        <w:rPr>
          <w:rFonts w:hint="eastAsia" w:ascii="宋体" w:hAnsi="宋体"/>
          <w:szCs w:val="21"/>
        </w:rPr>
        <w:t>22、</w:t>
      </w:r>
      <w:r>
        <w:rPr>
          <w:rFonts w:ascii="宋体" w:hAnsi="宋体"/>
          <w:szCs w:val="21"/>
        </w:rPr>
        <w:t>基金资产总值：本基金拥有的各类有价证券、银行存款本息及其他资产的价值总和</w:t>
      </w:r>
      <w:r>
        <w:rPr>
          <w:rFonts w:hint="eastAsia" w:ascii="宋体" w:hAnsi="宋体"/>
          <w:szCs w:val="21"/>
        </w:rPr>
        <w:t>。</w:t>
      </w:r>
    </w:p>
    <w:p w14:paraId="2566F2F1">
      <w:pPr>
        <w:spacing w:line="360" w:lineRule="auto"/>
        <w:ind w:firstLine="420" w:firstLineChars="200"/>
        <w:rPr>
          <w:rFonts w:hint="eastAsia" w:ascii="宋体" w:hAnsi="宋体"/>
          <w:szCs w:val="21"/>
        </w:rPr>
      </w:pPr>
      <w:r>
        <w:rPr>
          <w:rFonts w:hint="eastAsia" w:ascii="宋体" w:hAnsi="宋体"/>
          <w:szCs w:val="21"/>
        </w:rPr>
        <w:t>23、</w:t>
      </w:r>
      <w:r>
        <w:rPr>
          <w:rFonts w:ascii="宋体" w:hAnsi="宋体"/>
          <w:szCs w:val="21"/>
        </w:rPr>
        <w:t>基金资产净值：本基金资产总值减去负债后的价值</w:t>
      </w:r>
      <w:r>
        <w:rPr>
          <w:rFonts w:hint="eastAsia" w:ascii="宋体" w:hAnsi="宋体"/>
          <w:szCs w:val="21"/>
        </w:rPr>
        <w:t>。</w:t>
      </w:r>
    </w:p>
    <w:p w14:paraId="7982CB22">
      <w:pPr>
        <w:spacing w:line="360" w:lineRule="auto"/>
        <w:ind w:firstLine="420" w:firstLineChars="200"/>
        <w:rPr>
          <w:rFonts w:hint="eastAsia" w:ascii="宋体" w:hAnsi="宋体"/>
          <w:szCs w:val="21"/>
        </w:rPr>
      </w:pPr>
      <w:r>
        <w:rPr>
          <w:rFonts w:hint="eastAsia" w:ascii="宋体" w:hAnsi="宋体"/>
          <w:szCs w:val="21"/>
        </w:rPr>
        <w:t>24、基金份额净值</w:t>
      </w:r>
      <w:r>
        <w:rPr>
          <w:rFonts w:ascii="宋体" w:hAnsi="宋体"/>
          <w:szCs w:val="21"/>
        </w:rPr>
        <w:t>：计算日基金资产净值除以计算日基金份额总数</w:t>
      </w:r>
      <w:r>
        <w:rPr>
          <w:rFonts w:hint="eastAsia" w:ascii="宋体" w:hAnsi="宋体"/>
          <w:szCs w:val="21"/>
        </w:rPr>
        <w:t>所得的数值。</w:t>
      </w:r>
    </w:p>
    <w:p w14:paraId="29B7D169">
      <w:pPr>
        <w:spacing w:line="360" w:lineRule="auto"/>
        <w:ind w:firstLine="420" w:firstLineChars="200"/>
        <w:rPr>
          <w:rFonts w:hint="eastAsia" w:ascii="宋体" w:hAnsi="宋体"/>
          <w:szCs w:val="21"/>
        </w:rPr>
      </w:pPr>
      <w:r>
        <w:rPr>
          <w:rFonts w:hint="eastAsia" w:ascii="宋体" w:hAnsi="宋体"/>
          <w:szCs w:val="21"/>
        </w:rPr>
        <w:t>25、</w:t>
      </w:r>
      <w:r>
        <w:rPr>
          <w:rFonts w:ascii="宋体" w:hAnsi="宋体"/>
          <w:szCs w:val="21"/>
        </w:rPr>
        <w:t>基金资产估值：计算</w:t>
      </w:r>
      <w:r>
        <w:rPr>
          <w:rFonts w:hint="eastAsia" w:ascii="宋体" w:hAnsi="宋体"/>
          <w:szCs w:val="21"/>
        </w:rPr>
        <w:t>、</w:t>
      </w:r>
      <w:r>
        <w:rPr>
          <w:rFonts w:ascii="宋体" w:hAnsi="宋体"/>
          <w:szCs w:val="21"/>
        </w:rPr>
        <w:t>评估基金资产和负债的价值，以确定本基金资产净值和</w:t>
      </w:r>
      <w:r>
        <w:rPr>
          <w:rFonts w:hint="eastAsia" w:ascii="宋体" w:hAnsi="宋体"/>
          <w:szCs w:val="21"/>
        </w:rPr>
        <w:t>基金份额</w:t>
      </w:r>
      <w:r>
        <w:rPr>
          <w:rFonts w:ascii="宋体" w:hAnsi="宋体"/>
          <w:szCs w:val="21"/>
        </w:rPr>
        <w:t>净值的过程</w:t>
      </w:r>
      <w:r>
        <w:rPr>
          <w:rFonts w:hint="eastAsia" w:ascii="宋体" w:hAnsi="宋体"/>
          <w:szCs w:val="21"/>
        </w:rPr>
        <w:t>。</w:t>
      </w:r>
    </w:p>
    <w:p w14:paraId="0BE97EF1">
      <w:pPr>
        <w:spacing w:line="360" w:lineRule="auto"/>
        <w:ind w:firstLine="420" w:firstLineChars="200"/>
        <w:rPr>
          <w:rFonts w:hint="eastAsia" w:ascii="宋体" w:hAnsi="宋体"/>
          <w:szCs w:val="21"/>
        </w:rPr>
      </w:pPr>
      <w:r>
        <w:rPr>
          <w:rFonts w:hint="eastAsia" w:ascii="宋体" w:hAnsi="宋体"/>
          <w:szCs w:val="21"/>
        </w:rPr>
        <w:t>26、募集期：指本基金的初始销售期限。</w:t>
      </w:r>
    </w:p>
    <w:p w14:paraId="17B79635">
      <w:pPr>
        <w:spacing w:line="360" w:lineRule="auto"/>
        <w:ind w:firstLine="420" w:firstLineChars="200"/>
        <w:rPr>
          <w:rFonts w:hint="eastAsia" w:ascii="宋体" w:hAnsi="宋体"/>
          <w:szCs w:val="21"/>
        </w:rPr>
      </w:pPr>
      <w:r>
        <w:rPr>
          <w:rFonts w:hint="eastAsia" w:ascii="宋体" w:hAnsi="宋体"/>
          <w:szCs w:val="21"/>
        </w:rPr>
        <w:t>27、存续期：指本基金成立至清算之间的期限。</w:t>
      </w:r>
    </w:p>
    <w:p w14:paraId="790A1AA2">
      <w:pPr>
        <w:spacing w:line="360" w:lineRule="auto"/>
        <w:ind w:firstLine="420" w:firstLineChars="200"/>
        <w:rPr>
          <w:rFonts w:hint="eastAsia" w:ascii="宋体" w:hAnsi="宋体"/>
          <w:szCs w:val="21"/>
        </w:rPr>
      </w:pPr>
      <w:r>
        <w:rPr>
          <w:rFonts w:hint="eastAsia" w:ascii="宋体" w:hAnsi="宋体"/>
          <w:szCs w:val="21"/>
        </w:rPr>
        <w:t>28、认购：指在募集期间，基金投资者按照本合同的约定购买本基金份额的行为。</w:t>
      </w:r>
    </w:p>
    <w:p w14:paraId="13ACBF93">
      <w:pPr>
        <w:spacing w:line="360" w:lineRule="auto"/>
        <w:ind w:firstLine="420" w:firstLineChars="200"/>
        <w:rPr>
          <w:rFonts w:hint="eastAsia" w:ascii="宋体" w:hAnsi="宋体"/>
          <w:szCs w:val="21"/>
        </w:rPr>
      </w:pPr>
      <w:r>
        <w:rPr>
          <w:rFonts w:hint="eastAsia" w:ascii="宋体" w:hAnsi="宋体"/>
          <w:szCs w:val="21"/>
        </w:rPr>
        <w:t>29、申购：指在基金开放日，基金投资者按照本合同的规定购买本基金份额的行为。</w:t>
      </w:r>
    </w:p>
    <w:p w14:paraId="653E34A8">
      <w:pPr>
        <w:spacing w:line="360" w:lineRule="auto"/>
        <w:ind w:firstLine="420" w:firstLineChars="200"/>
        <w:rPr>
          <w:rFonts w:hint="eastAsia" w:ascii="宋体" w:hAnsi="宋体"/>
          <w:szCs w:val="21"/>
        </w:rPr>
      </w:pPr>
      <w:r>
        <w:rPr>
          <w:rFonts w:hint="eastAsia" w:ascii="宋体" w:hAnsi="宋体"/>
          <w:szCs w:val="21"/>
        </w:rPr>
        <w:t>30、赎回：指在基金开放日，基金投资者按照本合同的规定将本基金份额兑换为现金的行为。</w:t>
      </w:r>
    </w:p>
    <w:p w14:paraId="1E76EB19">
      <w:pPr>
        <w:spacing w:line="360" w:lineRule="auto"/>
        <w:ind w:firstLine="420" w:firstLineChars="200"/>
        <w:rPr>
          <w:rFonts w:hint="eastAsia" w:ascii="宋体" w:hAnsi="宋体"/>
          <w:szCs w:val="21"/>
        </w:rPr>
      </w:pPr>
      <w:r>
        <w:rPr>
          <w:rFonts w:hint="eastAsia" w:ascii="宋体" w:hAnsi="宋体"/>
          <w:szCs w:val="21"/>
        </w:rPr>
        <w:t>31、不可抗力：指本合同当事人不能预见、不能避免、不能克服的客观情况。</w:t>
      </w:r>
    </w:p>
    <w:p w14:paraId="091BA657">
      <w:pPr>
        <w:spacing w:line="360" w:lineRule="auto"/>
        <w:ind w:firstLine="420" w:firstLineChars="200"/>
        <w:rPr>
          <w:ins w:id="712" w:author="tongweiwei" w:date="2025-02-07T14:26:41Z"/>
          <w:rFonts w:hint="eastAsia" w:ascii="宋体" w:hAnsi="宋体"/>
          <w:szCs w:val="21"/>
        </w:rPr>
      </w:pPr>
      <w:ins w:id="713" w:author="tongweiwei" w:date="2025-02-07T14:26:43Z">
        <w:bookmarkStart w:id="7" w:name="_Hlk174374718"/>
        <w:bookmarkStart w:id="8" w:name="_Hlk174374445"/>
        <w:r>
          <w:rPr>
            <w:rFonts w:hint="eastAsia" w:ascii="宋体" w:hAnsi="宋体"/>
            <w:szCs w:val="21"/>
            <w:lang w:val="en-US" w:eastAsia="zh-CN"/>
          </w:rPr>
          <w:t>32</w:t>
        </w:r>
      </w:ins>
      <w:ins w:id="714" w:author="tongweiwei" w:date="2025-02-07T14:26:41Z">
        <w:r>
          <w:rPr>
            <w:rFonts w:hint="eastAsia" w:ascii="宋体" w:hAnsi="宋体"/>
            <w:szCs w:val="21"/>
          </w:rPr>
          <w:t>、违约赎回：</w:t>
        </w:r>
        <w:bookmarkStart w:id="9" w:name="_Hlk174374652"/>
        <w:r>
          <w:rPr>
            <w:rFonts w:hint="eastAsia" w:ascii="宋体" w:hAnsi="宋体"/>
            <w:szCs w:val="21"/>
          </w:rPr>
          <w:t>指本基金投资者（不含</w:t>
        </w:r>
      </w:ins>
      <w:ins w:id="715" w:author="tongweiwei" w:date="2025-02-07T14:26:41Z">
        <w:r>
          <w:rPr>
            <w:rFonts w:hint="eastAsia" w:ascii="宋体" w:hAnsi="宋体"/>
            <w:szCs w:val="21"/>
            <w:lang w:bidi="ar"/>
          </w:rPr>
          <w:t>基金管理人及其员工跟投</w:t>
        </w:r>
      </w:ins>
      <w:ins w:id="716" w:author="tongweiwei" w:date="2025-02-07T14:26:41Z">
        <w:r>
          <w:rPr>
            <w:rFonts w:hint="eastAsia" w:ascii="宋体" w:hAnsi="宋体"/>
            <w:szCs w:val="21"/>
          </w:rPr>
          <w:t>）赎回其持有期限在3个月内（</w:t>
        </w:r>
      </w:ins>
      <w:ins w:id="717" w:author="tongweiwei" w:date="2025-02-07T14:26:41Z">
        <w:r>
          <w:rPr>
            <w:rFonts w:hint="eastAsia" w:ascii="宋体" w:hAnsi="宋体"/>
            <w:szCs w:val="21"/>
            <w:lang w:bidi="ar"/>
          </w:rPr>
          <w:t>针对</w:t>
        </w:r>
      </w:ins>
      <w:ins w:id="718" w:author="tongweiwei" w:date="2025-02-07T14:26:41Z">
        <w:r>
          <w:rPr>
            <w:rFonts w:hint="eastAsia" w:ascii="宋体" w:hAnsi="宋体"/>
            <w:szCs w:val="21"/>
          </w:rPr>
          <w:t>认购份额的持有期起算日为基金成立日，针对申购份额的持有期起算日为申购所对应开放日，每月按30个自然日计算，含头不含尾，不含届满日当日）的基金份额的行为。</w:t>
        </w:r>
        <w:bookmarkEnd w:id="7"/>
        <w:bookmarkEnd w:id="9"/>
      </w:ins>
    </w:p>
    <w:bookmarkEnd w:id="8"/>
    <w:p w14:paraId="5A4203CC">
      <w:pPr>
        <w:spacing w:line="360" w:lineRule="auto"/>
        <w:ind w:firstLine="420" w:firstLineChars="200"/>
        <w:rPr>
          <w:ins w:id="719" w:author="tongweiwei" w:date="2025-02-12T16:58:07Z"/>
          <w:rFonts w:hint="eastAsia" w:ascii="宋体" w:hAnsi="宋体"/>
          <w:szCs w:val="21"/>
        </w:rPr>
      </w:pPr>
    </w:p>
    <w:p w14:paraId="476EB62A">
      <w:pPr>
        <w:spacing w:line="360" w:lineRule="auto"/>
        <w:ind w:firstLine="420" w:firstLineChars="200"/>
        <w:rPr>
          <w:rFonts w:hint="eastAsia" w:ascii="宋体" w:hAnsi="宋体"/>
          <w:szCs w:val="21"/>
        </w:rPr>
      </w:pPr>
    </w:p>
    <w:p w14:paraId="6ECDD6A2">
      <w:pPr>
        <w:pStyle w:val="2"/>
        <w:spacing w:before="0" w:after="0" w:line="360" w:lineRule="auto"/>
        <w:ind w:firstLine="422" w:firstLineChars="200"/>
        <w:jc w:val="center"/>
        <w:rPr>
          <w:rFonts w:hint="eastAsia" w:ascii="宋体" w:hAnsi="宋体"/>
          <w:sz w:val="21"/>
          <w:szCs w:val="21"/>
        </w:rPr>
      </w:pPr>
      <w:bookmarkStart w:id="10" w:name="_Toc342036187"/>
      <w:bookmarkStart w:id="11" w:name="_Toc459392454"/>
      <w:bookmarkStart w:id="12" w:name="_Toc7196"/>
      <w:r>
        <w:rPr>
          <w:rFonts w:hint="eastAsia" w:ascii="宋体" w:hAnsi="宋体"/>
          <w:sz w:val="21"/>
          <w:szCs w:val="21"/>
        </w:rPr>
        <w:t>三、声明与承诺</w:t>
      </w:r>
      <w:bookmarkEnd w:id="10"/>
      <w:bookmarkEnd w:id="11"/>
      <w:bookmarkEnd w:id="12"/>
    </w:p>
    <w:p w14:paraId="69AFFA90">
      <w:pPr>
        <w:spacing w:line="360" w:lineRule="auto"/>
        <w:ind w:firstLine="420" w:firstLineChars="200"/>
        <w:rPr>
          <w:rFonts w:hint="eastAsia" w:ascii="宋体" w:hAnsi="宋体"/>
          <w:szCs w:val="21"/>
        </w:rPr>
      </w:pPr>
    </w:p>
    <w:p w14:paraId="1F2C4DF1">
      <w:pPr>
        <w:spacing w:line="360" w:lineRule="auto"/>
        <w:ind w:firstLine="422" w:firstLineChars="200"/>
        <w:rPr>
          <w:rFonts w:hint="eastAsia" w:ascii="宋体" w:hAnsi="宋体"/>
          <w:b/>
          <w:szCs w:val="21"/>
        </w:rPr>
      </w:pPr>
      <w:r>
        <w:rPr>
          <w:rFonts w:hint="eastAsia" w:ascii="宋体" w:hAnsi="宋体"/>
          <w:b/>
          <w:szCs w:val="21"/>
        </w:rPr>
        <w:t>（一）私募基金管理人的声明与承诺</w:t>
      </w:r>
    </w:p>
    <w:p w14:paraId="01B6D20C">
      <w:pPr>
        <w:spacing w:line="360" w:lineRule="auto"/>
        <w:ind w:firstLine="422"/>
        <w:rPr>
          <w:rFonts w:hint="eastAsia" w:ascii="宋体" w:hAnsi="宋体"/>
          <w:b/>
          <w:szCs w:val="21"/>
        </w:rPr>
      </w:pPr>
      <w:r>
        <w:rPr>
          <w:rFonts w:hint="eastAsia" w:ascii="宋体" w:hAnsi="宋体"/>
          <w:b/>
          <w:szCs w:val="21"/>
        </w:rPr>
        <w:t>1、私募基金管理人保证在募集资金前已在中国基金业协会登记为私募基金管理人【管理人登记编码：</w:t>
      </w:r>
      <w:r>
        <w:rPr>
          <w:rFonts w:ascii="宋体" w:hAnsi="宋体"/>
          <w:b/>
          <w:szCs w:val="21"/>
          <w:u w:val="single"/>
        </w:rPr>
        <w:t>P1032168</w:t>
      </w:r>
      <w:r>
        <w:rPr>
          <w:rFonts w:hint="eastAsia" w:ascii="宋体" w:hAnsi="宋体"/>
          <w:b/>
          <w:szCs w:val="21"/>
        </w:rPr>
        <w:t>】。</w:t>
      </w:r>
    </w:p>
    <w:p w14:paraId="5DA4D260">
      <w:pPr>
        <w:spacing w:line="360" w:lineRule="auto"/>
        <w:ind w:firstLine="422"/>
        <w:rPr>
          <w:rFonts w:hint="eastAsia" w:ascii="宋体" w:hAnsi="宋体"/>
          <w:b/>
          <w:szCs w:val="21"/>
        </w:rPr>
      </w:pPr>
      <w:r>
        <w:rPr>
          <w:rFonts w:hint="eastAsia" w:ascii="宋体" w:hAnsi="宋体"/>
          <w:b/>
          <w:szCs w:val="21"/>
        </w:rPr>
        <w:t>2、私募基金管理人声明，中国基金业协会为私募基金管理人和私募基金办理登记备案不构成对私募基金管理人投资能力、持续合规情况的认可；不作为对基金财产安全的保证。</w:t>
      </w:r>
    </w:p>
    <w:p w14:paraId="172799AD">
      <w:pPr>
        <w:spacing w:line="360" w:lineRule="auto"/>
        <w:ind w:firstLine="422"/>
        <w:rPr>
          <w:rFonts w:hint="eastAsia" w:ascii="宋体" w:hAnsi="宋体"/>
          <w:b/>
          <w:szCs w:val="21"/>
        </w:rPr>
      </w:pPr>
      <w:r>
        <w:rPr>
          <w:rFonts w:hint="eastAsia" w:ascii="宋体" w:hAnsi="宋体"/>
          <w:b/>
          <w:szCs w:val="21"/>
        </w:rPr>
        <w:t>3、私募基金管理人保证已在签订本合同前揭示了相关风险；已经了解私募基金投资者的风险偏好、风险认知能力和承受能力。</w:t>
      </w:r>
    </w:p>
    <w:p w14:paraId="653F426F">
      <w:pPr>
        <w:spacing w:line="360" w:lineRule="auto"/>
        <w:ind w:firstLine="422"/>
        <w:rPr>
          <w:rFonts w:hint="eastAsia" w:ascii="宋体" w:hAnsi="宋体"/>
          <w:b/>
          <w:szCs w:val="21"/>
        </w:rPr>
      </w:pPr>
      <w:r>
        <w:rPr>
          <w:rFonts w:hint="eastAsia" w:ascii="宋体" w:hAnsi="宋体"/>
          <w:b/>
          <w:szCs w:val="21"/>
        </w:rPr>
        <w:t>4、私募基金管理人承诺按照恪尽职守、诚实信用、谨慎勤勉的原则管理运用基金财产，不对基金活动的盈利性和最低收益作出承诺。</w:t>
      </w:r>
    </w:p>
    <w:p w14:paraId="46E48C31">
      <w:pPr>
        <w:spacing w:line="360" w:lineRule="auto"/>
        <w:ind w:firstLine="422" w:firstLineChars="200"/>
        <w:rPr>
          <w:rFonts w:hint="eastAsia" w:ascii="宋体" w:hAnsi="宋体"/>
          <w:b/>
          <w:szCs w:val="21"/>
        </w:rPr>
      </w:pPr>
      <w:r>
        <w:rPr>
          <w:rFonts w:hint="eastAsia" w:ascii="宋体" w:hAnsi="宋体"/>
          <w:b/>
          <w:szCs w:val="21"/>
        </w:rPr>
        <w:t>（二）私募基金托管人的声明与承诺</w:t>
      </w:r>
    </w:p>
    <w:p w14:paraId="48E314E8">
      <w:pPr>
        <w:spacing w:line="360" w:lineRule="auto"/>
        <w:ind w:firstLine="422" w:firstLineChars="200"/>
        <w:rPr>
          <w:rFonts w:hint="eastAsia" w:ascii="宋体" w:hAnsi="宋体"/>
          <w:b/>
          <w:szCs w:val="21"/>
        </w:rPr>
      </w:pPr>
      <w:r>
        <w:rPr>
          <w:rFonts w:hint="eastAsia" w:ascii="宋体" w:hAnsi="宋体"/>
          <w:b/>
          <w:szCs w:val="21"/>
        </w:rPr>
        <w:t>私募基金托管人承诺按照恪尽职守、诚实信用、谨慎勤勉的原则安全保管基金财产，并履行合同约定的其他义务。</w:t>
      </w:r>
    </w:p>
    <w:p w14:paraId="4AA5F1B4">
      <w:pPr>
        <w:spacing w:line="360" w:lineRule="auto"/>
        <w:ind w:firstLine="422" w:firstLineChars="200"/>
        <w:rPr>
          <w:rFonts w:hint="eastAsia" w:ascii="宋体" w:hAnsi="宋体"/>
          <w:b/>
          <w:szCs w:val="21"/>
        </w:rPr>
      </w:pPr>
      <w:r>
        <w:rPr>
          <w:rFonts w:hint="eastAsia" w:ascii="宋体" w:hAnsi="宋体"/>
          <w:b/>
          <w:szCs w:val="21"/>
        </w:rPr>
        <w:t>（三）私募基金投资者的声明与承诺</w:t>
      </w:r>
    </w:p>
    <w:p w14:paraId="5B367608">
      <w:pPr>
        <w:spacing w:line="360" w:lineRule="auto"/>
        <w:ind w:firstLine="422" w:firstLineChars="200"/>
        <w:rPr>
          <w:rFonts w:hint="eastAsia" w:ascii="宋体" w:hAnsi="宋体"/>
          <w:b/>
          <w:szCs w:val="21"/>
        </w:rPr>
      </w:pPr>
      <w:r>
        <w:rPr>
          <w:rFonts w:ascii="宋体" w:hAnsi="宋体"/>
          <w:b/>
          <w:szCs w:val="21"/>
        </w:rPr>
        <w:t>1、</w:t>
      </w:r>
      <w:r>
        <w:rPr>
          <w:rFonts w:hint="eastAsia" w:ascii="宋体" w:hAnsi="宋体"/>
          <w:b/>
          <w:szCs w:val="21"/>
        </w:rPr>
        <w:t>私募基金投资者声明其为符合《私募办法》规定的合格投资者，保证财产的来源及用途符合国家有关规定，并已充分理解本合同条款，了解相关权利义务，了解有关法律法规及所投资基金的风险收益特征，愿意承担相应的投资风险。</w:t>
      </w:r>
    </w:p>
    <w:p w14:paraId="535B0379">
      <w:pPr>
        <w:spacing w:line="360" w:lineRule="auto"/>
        <w:ind w:firstLine="422" w:firstLineChars="200"/>
        <w:rPr>
          <w:rFonts w:hint="eastAsia" w:ascii="宋体" w:hAnsi="宋体"/>
          <w:b/>
          <w:szCs w:val="21"/>
        </w:rPr>
      </w:pPr>
      <w:r>
        <w:rPr>
          <w:rFonts w:ascii="宋体" w:hAnsi="宋体"/>
          <w:b/>
          <w:szCs w:val="21"/>
        </w:rPr>
        <w:t>2、</w:t>
      </w:r>
      <w:r>
        <w:rPr>
          <w:rFonts w:hint="eastAsia" w:ascii="宋体" w:hAnsi="宋体"/>
          <w:b/>
          <w:szCs w:val="21"/>
        </w:rPr>
        <w:t>私募基金投资者承诺其向私募基金管理人提供的有关投资目的、投资偏好、投资限制、财产收入情况和风险承受能力等基本情况真实、完整、准确、合法，不存在任何重大遗漏或误导。</w:t>
      </w:r>
    </w:p>
    <w:p w14:paraId="65A10861">
      <w:pPr>
        <w:spacing w:line="360" w:lineRule="auto"/>
        <w:ind w:firstLine="422" w:firstLineChars="200"/>
        <w:rPr>
          <w:rFonts w:hint="eastAsia" w:ascii="宋体" w:hAnsi="宋体"/>
          <w:b/>
          <w:szCs w:val="21"/>
        </w:rPr>
      </w:pPr>
      <w:r>
        <w:rPr>
          <w:rFonts w:ascii="宋体" w:hAnsi="宋体"/>
          <w:b/>
          <w:szCs w:val="21"/>
        </w:rPr>
        <w:t>3、</w:t>
      </w:r>
      <w:r>
        <w:rPr>
          <w:rFonts w:hint="eastAsia" w:ascii="宋体" w:hAnsi="宋体"/>
          <w:b/>
          <w:szCs w:val="21"/>
        </w:rPr>
        <w:t>前述信息资料如发生任何实质性变更，应当及时告知私募基金管理人或代销机构；</w:t>
      </w:r>
    </w:p>
    <w:p w14:paraId="6DCB5FC1">
      <w:pPr>
        <w:spacing w:line="360" w:lineRule="auto"/>
        <w:ind w:firstLine="422" w:firstLineChars="200"/>
        <w:rPr>
          <w:rFonts w:hint="eastAsia" w:ascii="宋体" w:hAnsi="宋体"/>
          <w:b/>
          <w:szCs w:val="21"/>
        </w:rPr>
      </w:pPr>
      <w:r>
        <w:rPr>
          <w:rFonts w:ascii="宋体" w:hAnsi="宋体"/>
          <w:b/>
          <w:szCs w:val="21"/>
        </w:rPr>
        <w:t>4、</w:t>
      </w:r>
      <w:r>
        <w:rPr>
          <w:rFonts w:hint="eastAsia" w:ascii="宋体" w:hAnsi="宋体"/>
          <w:b/>
          <w:szCs w:val="21"/>
        </w:rPr>
        <w:t>私募基金投资者知晓，私募基金管理人、私募基金托管人及相关机构不应对基金财产的收益状况做出任何承诺或担保。</w:t>
      </w:r>
    </w:p>
    <w:p w14:paraId="2E256C3F">
      <w:pPr>
        <w:spacing w:line="360" w:lineRule="auto"/>
        <w:ind w:firstLine="420" w:firstLineChars="200"/>
        <w:rPr>
          <w:rFonts w:hint="eastAsia" w:ascii="宋体" w:hAnsi="宋体"/>
          <w:szCs w:val="21"/>
        </w:rPr>
      </w:pPr>
    </w:p>
    <w:p w14:paraId="6CB66D8C">
      <w:pPr>
        <w:pStyle w:val="2"/>
        <w:spacing w:before="0" w:after="0" w:line="360" w:lineRule="auto"/>
        <w:ind w:firstLine="422" w:firstLineChars="200"/>
        <w:jc w:val="center"/>
        <w:rPr>
          <w:rFonts w:hint="eastAsia" w:ascii="宋体" w:hAnsi="宋体"/>
          <w:sz w:val="21"/>
          <w:szCs w:val="21"/>
        </w:rPr>
      </w:pPr>
      <w:bookmarkStart w:id="13" w:name="_Toc11699"/>
      <w:bookmarkStart w:id="14" w:name="_Toc459392455"/>
      <w:bookmarkStart w:id="15" w:name="_Toc194741907"/>
      <w:r>
        <w:rPr>
          <w:rFonts w:hint="eastAsia" w:ascii="宋体" w:hAnsi="宋体"/>
          <w:sz w:val="21"/>
          <w:szCs w:val="21"/>
        </w:rPr>
        <w:t>四、基金的基本情况</w:t>
      </w:r>
      <w:bookmarkEnd w:id="13"/>
      <w:bookmarkEnd w:id="14"/>
    </w:p>
    <w:p w14:paraId="2D958AB2">
      <w:pPr>
        <w:spacing w:line="360" w:lineRule="auto"/>
        <w:ind w:firstLine="420" w:firstLineChars="200"/>
        <w:rPr>
          <w:rFonts w:hint="eastAsia" w:ascii="宋体" w:hAnsi="宋体"/>
          <w:szCs w:val="21"/>
        </w:rPr>
      </w:pPr>
    </w:p>
    <w:p w14:paraId="5CF6ABCC">
      <w:pPr>
        <w:spacing w:line="360" w:lineRule="auto"/>
        <w:ind w:firstLine="420" w:firstLineChars="200"/>
        <w:rPr>
          <w:rFonts w:hint="eastAsia" w:ascii="宋体" w:hAnsi="宋体"/>
          <w:szCs w:val="21"/>
        </w:rPr>
      </w:pPr>
      <w:r>
        <w:rPr>
          <w:rFonts w:hint="eastAsia" w:ascii="宋体" w:hAnsi="宋体"/>
          <w:szCs w:val="21"/>
        </w:rPr>
        <w:t>（一）基金的名称：</w:t>
      </w:r>
      <w:del w:id="720" w:author="tongweiwei" w:date="2025-02-10T13:41:50Z">
        <w:r>
          <w:rPr>
            <w:rFonts w:ascii="宋体" w:hAnsi="宋体"/>
            <w:szCs w:val="21"/>
          </w:rPr>
          <w:delText>中邮资产艮岳集结2号私募基金</w:delText>
        </w:r>
      </w:del>
      <w:ins w:id="721" w:author="tongweiwei" w:date="2025-02-10T13:41:50Z">
        <w:r>
          <w:rPr>
            <w:rFonts w:hint="eastAsia" w:ascii="宋体" w:hAnsi="宋体"/>
            <w:szCs w:val="21"/>
            <w:lang w:eastAsia="zh-CN"/>
          </w:rPr>
          <w:t>艮岳集结2号私募证券投资基金</w:t>
        </w:r>
      </w:ins>
      <w:r>
        <w:rPr>
          <w:rFonts w:hint="eastAsia" w:ascii="宋体" w:hAnsi="宋体"/>
          <w:szCs w:val="21"/>
        </w:rPr>
        <w:t>。</w:t>
      </w:r>
    </w:p>
    <w:p w14:paraId="7E29A8D7">
      <w:pPr>
        <w:spacing w:line="360" w:lineRule="auto"/>
        <w:ind w:firstLine="420" w:firstLineChars="200"/>
        <w:rPr>
          <w:rFonts w:hint="eastAsia" w:ascii="宋体" w:hAnsi="宋体"/>
          <w:szCs w:val="21"/>
        </w:rPr>
      </w:pPr>
      <w:r>
        <w:rPr>
          <w:rFonts w:hint="eastAsia" w:ascii="宋体" w:hAnsi="宋体"/>
          <w:szCs w:val="21"/>
        </w:rPr>
        <w:t>（二）基金的运作方式：开放式。</w:t>
      </w:r>
    </w:p>
    <w:p w14:paraId="1F3F4A5A">
      <w:pPr>
        <w:spacing w:line="360" w:lineRule="auto"/>
        <w:ind w:firstLine="420" w:firstLineChars="200"/>
        <w:rPr>
          <w:rFonts w:hint="eastAsia" w:ascii="宋体" w:hAnsi="宋体"/>
          <w:szCs w:val="21"/>
        </w:rPr>
      </w:pPr>
      <w:r>
        <w:rPr>
          <w:rFonts w:hint="eastAsia" w:ascii="宋体" w:hAnsi="宋体"/>
          <w:szCs w:val="21"/>
        </w:rPr>
        <w:t>（三）基金的投资目标和投资范围：</w:t>
      </w:r>
    </w:p>
    <w:p w14:paraId="5A14171D">
      <w:pPr>
        <w:spacing w:line="360" w:lineRule="auto"/>
        <w:ind w:firstLine="420" w:firstLineChars="200"/>
        <w:rPr>
          <w:rFonts w:hint="eastAsia" w:ascii="宋体" w:hAnsi="宋体"/>
          <w:szCs w:val="21"/>
        </w:rPr>
      </w:pPr>
      <w:r>
        <w:rPr>
          <w:rFonts w:hint="eastAsia" w:ascii="宋体" w:hAnsi="宋体"/>
          <w:szCs w:val="21"/>
        </w:rPr>
        <w:t>在控制风险的前提下，实现基金资产的持续稳定增长。</w:t>
      </w:r>
    </w:p>
    <w:p w14:paraId="4FC7AB1F">
      <w:pPr>
        <w:spacing w:line="360" w:lineRule="auto"/>
        <w:ind w:firstLine="420" w:firstLineChars="200"/>
        <w:rPr>
          <w:rFonts w:hint="eastAsia" w:ascii="宋体" w:hAnsi="宋体"/>
          <w:szCs w:val="21"/>
        </w:rPr>
      </w:pPr>
      <w:r>
        <w:rPr>
          <w:rFonts w:hint="eastAsia" w:ascii="宋体" w:hAnsi="宋体"/>
          <w:szCs w:val="21"/>
        </w:rPr>
        <w:t>投资范围请参见合同第十一章“基金的投资”。</w:t>
      </w:r>
    </w:p>
    <w:p w14:paraId="39FC9A35">
      <w:pPr>
        <w:spacing w:line="360" w:lineRule="auto"/>
        <w:ind w:firstLine="420" w:firstLineChars="200"/>
        <w:rPr>
          <w:rFonts w:hint="eastAsia" w:ascii="宋体" w:hAnsi="宋体"/>
          <w:szCs w:val="21"/>
        </w:rPr>
      </w:pPr>
      <w:r>
        <w:rPr>
          <w:rFonts w:hint="eastAsia" w:ascii="宋体" w:hAnsi="宋体"/>
          <w:szCs w:val="21"/>
        </w:rPr>
        <w:t>（四）基金的存续期限：不定期。</w:t>
      </w:r>
    </w:p>
    <w:p w14:paraId="2AB4A3D8">
      <w:pPr>
        <w:spacing w:line="360" w:lineRule="auto"/>
        <w:ind w:firstLine="420" w:firstLineChars="200"/>
        <w:rPr>
          <w:rFonts w:hint="eastAsia" w:ascii="宋体" w:hAnsi="宋体"/>
          <w:szCs w:val="21"/>
        </w:rPr>
      </w:pPr>
      <w:r>
        <w:rPr>
          <w:rFonts w:hint="eastAsia" w:ascii="宋体" w:hAnsi="宋体"/>
          <w:szCs w:val="21"/>
        </w:rPr>
        <w:t>（五）基金份额的初始募集面值：人民币1.00元。</w:t>
      </w:r>
    </w:p>
    <w:p w14:paraId="6EFE5EF9">
      <w:pPr>
        <w:spacing w:line="360" w:lineRule="auto"/>
        <w:ind w:firstLine="420" w:firstLineChars="200"/>
        <w:rPr>
          <w:rFonts w:hint="eastAsia" w:ascii="宋体" w:hAnsi="宋体"/>
          <w:szCs w:val="21"/>
        </w:rPr>
      </w:pPr>
      <w:r>
        <w:rPr>
          <w:rFonts w:hint="eastAsia" w:ascii="宋体" w:hAnsi="宋体"/>
          <w:szCs w:val="21"/>
        </w:rPr>
        <w:t>（六）基金份额的风险补偿安排</w:t>
      </w:r>
    </w:p>
    <w:p w14:paraId="2F8E5791">
      <w:pPr>
        <w:spacing w:line="360" w:lineRule="auto"/>
        <w:ind w:firstLine="420" w:firstLineChars="200"/>
        <w:rPr>
          <w:rFonts w:hint="eastAsia" w:ascii="宋体" w:hAnsi="宋体"/>
          <w:szCs w:val="21"/>
        </w:rPr>
      </w:pPr>
      <w:r>
        <w:rPr>
          <w:rFonts w:hint="eastAsia" w:ascii="宋体" w:hAnsi="宋体"/>
          <w:szCs w:val="21"/>
        </w:rPr>
        <w:t>本基金通过对基金份额的风险补偿安排，将基金份额分成两个级别，即普通级（</w:t>
      </w:r>
      <w:r>
        <w:rPr>
          <w:rFonts w:ascii="宋体" w:hAnsi="宋体"/>
          <w:szCs w:val="21"/>
        </w:rPr>
        <w:t>A级）份额和特定级（B级）份额，其中特定级（B级）份额只能由基金管理人认购/申购</w:t>
      </w:r>
      <w:r>
        <w:rPr>
          <w:rFonts w:hint="eastAsia" w:ascii="宋体" w:hAnsi="宋体"/>
          <w:szCs w:val="21"/>
        </w:rPr>
        <w:t>，</w:t>
      </w:r>
      <w:r>
        <w:rPr>
          <w:rFonts w:hint="eastAsia"/>
          <w:szCs w:val="21"/>
        </w:rPr>
        <w:t>两类份额分别设有不同的代码，分开募集，合并运作</w:t>
      </w:r>
      <w:r>
        <w:rPr>
          <w:rFonts w:hint="eastAsia" w:ascii="宋体" w:hAnsi="宋体"/>
          <w:szCs w:val="21"/>
        </w:rPr>
        <w:t>。</w:t>
      </w:r>
    </w:p>
    <w:p w14:paraId="5C1988F7">
      <w:pPr>
        <w:spacing w:line="360" w:lineRule="auto"/>
        <w:ind w:firstLine="422" w:firstLineChars="200"/>
        <w:rPr>
          <w:rFonts w:hint="eastAsia" w:ascii="宋体" w:hAnsi="宋体"/>
          <w:szCs w:val="21"/>
        </w:rPr>
      </w:pPr>
      <w:r>
        <w:rPr>
          <w:rFonts w:ascii="宋体" w:hAnsi="宋体"/>
          <w:b/>
          <w:bCs/>
          <w:szCs w:val="21"/>
        </w:rPr>
        <w:t>本基金设立的普通级、特定级基金份额，并不构成《证券期货经营机构私募管理业务运作管理暂行规定》规定的结构化产品，特定级基金份额</w:t>
      </w:r>
      <w:r>
        <w:rPr>
          <w:rFonts w:hint="eastAsia" w:ascii="宋体" w:hAnsi="宋体"/>
          <w:b/>
          <w:bCs/>
          <w:szCs w:val="21"/>
        </w:rPr>
        <w:t>由</w:t>
      </w:r>
      <w:r>
        <w:rPr>
          <w:rFonts w:ascii="宋体" w:hAnsi="宋体"/>
          <w:b/>
          <w:bCs/>
          <w:szCs w:val="21"/>
        </w:rPr>
        <w:t>管理人自有资金</w:t>
      </w:r>
      <w:r>
        <w:rPr>
          <w:rFonts w:hint="eastAsia" w:ascii="宋体" w:hAnsi="宋体"/>
          <w:b/>
          <w:bCs/>
          <w:szCs w:val="21"/>
        </w:rPr>
        <w:t>认购/申购</w:t>
      </w:r>
      <w:r>
        <w:rPr>
          <w:rFonts w:ascii="宋体" w:hAnsi="宋体"/>
          <w:b/>
          <w:bCs/>
          <w:szCs w:val="21"/>
        </w:rPr>
        <w:t>，其对普通级份额提供有限风险补偿，且不获得高于按份额比例计算的收益，故不属于结构化</w:t>
      </w:r>
      <w:r>
        <w:rPr>
          <w:rFonts w:hint="eastAsia" w:ascii="宋体" w:hAnsi="宋体"/>
          <w:b/>
          <w:bCs/>
          <w:szCs w:val="21"/>
        </w:rPr>
        <w:t>产品</w:t>
      </w:r>
      <w:r>
        <w:rPr>
          <w:rFonts w:ascii="宋体" w:hAnsi="宋体"/>
          <w:b/>
          <w:bCs/>
          <w:szCs w:val="21"/>
        </w:rPr>
        <w:t>范畴。</w:t>
      </w:r>
    </w:p>
    <w:p w14:paraId="02C218BE">
      <w:pPr>
        <w:spacing w:line="360" w:lineRule="auto"/>
        <w:ind w:firstLine="420" w:firstLineChars="200"/>
        <w:rPr>
          <w:rFonts w:hint="eastAsia" w:ascii="宋体" w:hAnsi="宋体"/>
          <w:szCs w:val="21"/>
        </w:rPr>
      </w:pPr>
      <w:r>
        <w:rPr>
          <w:rFonts w:ascii="宋体" w:hAnsi="宋体"/>
          <w:szCs w:val="21"/>
        </w:rPr>
        <w:t>1、基金份额配比</w:t>
      </w:r>
    </w:p>
    <w:p w14:paraId="6B3BD3F0">
      <w:pPr>
        <w:spacing w:line="360" w:lineRule="auto"/>
        <w:ind w:firstLine="420" w:firstLineChars="200"/>
        <w:rPr>
          <w:szCs w:val="21"/>
        </w:rPr>
      </w:pPr>
      <w:r>
        <w:rPr>
          <w:rFonts w:hint="eastAsia"/>
          <w:szCs w:val="21"/>
        </w:rPr>
        <w:t>本基金普通级（A级）份额和特定级（B级）份额的初始比例不得超过9:1。</w:t>
      </w:r>
    </w:p>
    <w:p w14:paraId="713E90C1">
      <w:pPr>
        <w:spacing w:line="360" w:lineRule="auto"/>
        <w:ind w:firstLine="420" w:firstLineChars="200"/>
        <w:rPr>
          <w:rFonts w:hint="eastAsia" w:ascii="宋体" w:hAnsi="宋体"/>
          <w:szCs w:val="21"/>
        </w:rPr>
      </w:pPr>
      <w:r>
        <w:rPr>
          <w:rFonts w:ascii="宋体" w:hAnsi="宋体"/>
          <w:szCs w:val="21"/>
        </w:rPr>
        <w:t>2、</w:t>
      </w:r>
      <w:r>
        <w:rPr>
          <w:rFonts w:hint="eastAsia" w:ascii="宋体" w:hAnsi="宋体"/>
          <w:szCs w:val="21"/>
        </w:rPr>
        <w:t>特定级（</w:t>
      </w:r>
      <w:r>
        <w:rPr>
          <w:rFonts w:ascii="宋体" w:hAnsi="宋体"/>
          <w:szCs w:val="21"/>
        </w:rPr>
        <w:t>B级）份额对普通级（A级）份额的</w:t>
      </w:r>
      <w:r>
        <w:rPr>
          <w:rFonts w:hint="eastAsia" w:ascii="宋体" w:hAnsi="宋体"/>
          <w:szCs w:val="21"/>
        </w:rPr>
        <w:t>有限补偿机制</w:t>
      </w:r>
    </w:p>
    <w:p w14:paraId="0844228B">
      <w:pPr>
        <w:spacing w:line="360" w:lineRule="auto"/>
        <w:ind w:firstLine="420" w:firstLineChars="200"/>
        <w:rPr>
          <w:rFonts w:hint="eastAsia" w:ascii="宋体" w:hAnsi="宋体"/>
          <w:szCs w:val="21"/>
        </w:rPr>
      </w:pPr>
      <w:r>
        <w:rPr>
          <w:rFonts w:hint="eastAsia" w:ascii="宋体" w:hAnsi="宋体"/>
          <w:szCs w:val="21"/>
        </w:rPr>
        <w:t>普通级（</w:t>
      </w:r>
      <w:r>
        <w:rPr>
          <w:rFonts w:ascii="宋体" w:hAnsi="宋体"/>
          <w:szCs w:val="21"/>
        </w:rPr>
        <w:t>A级）</w:t>
      </w:r>
      <w:r>
        <w:rPr>
          <w:rFonts w:hint="eastAsia" w:ascii="宋体" w:hAnsi="宋体"/>
          <w:szCs w:val="21"/>
        </w:rPr>
        <w:t>份额赎回时（当本基金终止清算时，所有</w:t>
      </w:r>
      <w:r>
        <w:rPr>
          <w:rFonts w:ascii="宋体" w:hAnsi="宋体"/>
          <w:szCs w:val="21"/>
        </w:rPr>
        <w:t>A级份额视同全部赎回）</w:t>
      </w:r>
      <w:r>
        <w:rPr>
          <w:rFonts w:hint="eastAsia" w:ascii="宋体" w:hAnsi="宋体"/>
          <w:szCs w:val="21"/>
        </w:rPr>
        <w:t>，当满足以下条件，特定级（</w:t>
      </w:r>
      <w:r>
        <w:rPr>
          <w:rFonts w:ascii="宋体" w:hAnsi="宋体"/>
          <w:szCs w:val="21"/>
        </w:rPr>
        <w:t>B级）</w:t>
      </w:r>
      <w:r>
        <w:rPr>
          <w:rFonts w:hint="eastAsia" w:ascii="宋体" w:hAnsi="宋体"/>
          <w:szCs w:val="21"/>
        </w:rPr>
        <w:t>份额以其份额财产为限，对普通级（</w:t>
      </w:r>
      <w:r>
        <w:rPr>
          <w:rFonts w:ascii="宋体" w:hAnsi="宋体"/>
          <w:szCs w:val="21"/>
        </w:rPr>
        <w:t>A级）</w:t>
      </w:r>
      <w:r>
        <w:rPr>
          <w:rFonts w:hint="eastAsia" w:ascii="宋体" w:hAnsi="宋体"/>
          <w:szCs w:val="21"/>
        </w:rPr>
        <w:t>份额提供有限赔付：</w:t>
      </w:r>
    </w:p>
    <w:p w14:paraId="38EDEDA9">
      <w:pPr>
        <w:spacing w:line="360" w:lineRule="auto"/>
        <w:ind w:firstLine="422" w:firstLineChars="200"/>
        <w:rPr>
          <w:b/>
          <w:szCs w:val="21"/>
        </w:rPr>
      </w:pPr>
      <w:r>
        <w:rPr>
          <w:rFonts w:hint="eastAsia" w:ascii="宋体" w:hAnsi="宋体"/>
          <w:b/>
          <w:szCs w:val="21"/>
        </w:rPr>
        <w:t>普通级（</w:t>
      </w:r>
      <w:r>
        <w:rPr>
          <w:rFonts w:ascii="宋体" w:hAnsi="宋体"/>
          <w:b/>
          <w:szCs w:val="21"/>
        </w:rPr>
        <w:t>A级）</w:t>
      </w:r>
      <w:r>
        <w:rPr>
          <w:rFonts w:hint="eastAsia" w:ascii="宋体" w:hAnsi="宋体"/>
          <w:b/>
          <w:szCs w:val="21"/>
        </w:rPr>
        <w:t>份额赎回时的累计份额净值</w:t>
      </w:r>
      <w:r>
        <w:rPr>
          <w:rFonts w:ascii="宋体" w:hAnsi="宋体"/>
          <w:b/>
          <w:szCs w:val="21"/>
        </w:rPr>
        <w:t xml:space="preserve"> </w:t>
      </w:r>
      <w:r>
        <w:rPr>
          <w:rFonts w:hint="eastAsia" w:ascii="宋体" w:hAnsi="宋体"/>
          <w:b/>
          <w:szCs w:val="21"/>
        </w:rPr>
        <w:t>＜</w:t>
      </w:r>
      <w:r>
        <w:rPr>
          <w:rFonts w:ascii="宋体" w:hAnsi="宋体"/>
          <w:b/>
          <w:szCs w:val="21"/>
        </w:rPr>
        <w:t xml:space="preserve"> </w:t>
      </w:r>
      <w:r>
        <w:rPr>
          <w:rFonts w:hint="eastAsia" w:ascii="宋体" w:hAnsi="宋体"/>
          <w:b/>
          <w:szCs w:val="21"/>
        </w:rPr>
        <w:t>普通级（</w:t>
      </w:r>
      <w:r>
        <w:rPr>
          <w:rFonts w:ascii="宋体" w:hAnsi="宋体"/>
          <w:b/>
          <w:szCs w:val="21"/>
        </w:rPr>
        <w:t>A级）</w:t>
      </w:r>
      <w:r>
        <w:rPr>
          <w:rFonts w:hint="eastAsia" w:ascii="宋体" w:hAnsi="宋体"/>
          <w:b/>
          <w:szCs w:val="21"/>
        </w:rPr>
        <w:t>份额认</w:t>
      </w:r>
      <w:r>
        <w:rPr>
          <w:rFonts w:ascii="宋体" w:hAnsi="宋体"/>
          <w:b/>
          <w:szCs w:val="21"/>
        </w:rPr>
        <w:t>/申购时的累计净值</w:t>
      </w:r>
    </w:p>
    <w:p w14:paraId="1AC34AF5">
      <w:pPr>
        <w:spacing w:line="360" w:lineRule="auto"/>
        <w:ind w:firstLine="420" w:firstLineChars="200"/>
        <w:rPr>
          <w:rFonts w:hint="eastAsia" w:ascii="宋体" w:hAnsi="宋体"/>
          <w:szCs w:val="21"/>
        </w:rPr>
      </w:pPr>
      <w:r>
        <w:rPr>
          <w:rFonts w:hint="eastAsia" w:ascii="宋体" w:hAnsi="宋体"/>
          <w:szCs w:val="21"/>
        </w:rPr>
        <w:t>当满足上述有限赔付触发条件时，某普通级（</w:t>
      </w:r>
      <w:r>
        <w:rPr>
          <w:rFonts w:ascii="宋体" w:hAnsi="宋体"/>
          <w:szCs w:val="21"/>
        </w:rPr>
        <w:t>A级）单笔份额所获得</w:t>
      </w:r>
      <w:r>
        <w:rPr>
          <w:rFonts w:hint="eastAsia" w:ascii="宋体" w:hAnsi="宋体"/>
          <w:szCs w:val="21"/>
        </w:rPr>
        <w:t>有限</w:t>
      </w:r>
      <w:r>
        <w:rPr>
          <w:rFonts w:ascii="宋体" w:hAnsi="宋体"/>
          <w:szCs w:val="21"/>
        </w:rPr>
        <w:t>补偿份额为</w:t>
      </w:r>
      <m:oMath>
        <m:sSub>
          <m:sSubPr>
            <m:ctrlPr>
              <w:rPr>
                <w:rFonts w:ascii="Cambria Math" w:hAnsi="Cambria Math" w:cs="Calibri"/>
                <w:szCs w:val="21"/>
              </w:rPr>
            </m:ctrlPr>
          </m:sSubPr>
          <m:e>
            <m:r>
              <m:rPr>
                <m:sty m:val="p"/>
              </m:rPr>
              <w:rPr>
                <w:rFonts w:ascii="Cambria Math" w:hAnsi="Cambria Math" w:cs="Calibri"/>
                <w:szCs w:val="21"/>
              </w:rPr>
              <m:t>Z</m:t>
            </m:r>
            <m:ctrlPr>
              <w:rPr>
                <w:rFonts w:ascii="Cambria Math" w:hAnsi="Cambria Math" w:cs="Calibri"/>
                <w:szCs w:val="21"/>
              </w:rPr>
            </m:ctrlPr>
          </m:e>
          <m:sub>
            <m:r>
              <m:rPr>
                <m:sty m:val="p"/>
              </m:rPr>
              <w:rPr>
                <w:rFonts w:ascii="Cambria Math" w:hAnsi="Cambria Math" w:cs="Calibri"/>
                <w:szCs w:val="21"/>
              </w:rPr>
              <m:t>i</m:t>
            </m:r>
            <m:ctrlPr>
              <w:rPr>
                <w:rFonts w:ascii="Cambria Math" w:hAnsi="Cambria Math" w:cs="Calibri"/>
                <w:szCs w:val="21"/>
              </w:rPr>
            </m:ctrlPr>
          </m:sub>
        </m:sSub>
        <m:r>
          <m:rPr>
            <m:sty m:val="p"/>
          </m:rPr>
          <w:rPr>
            <w:rFonts w:ascii="Cambria Math" w:hAnsi="Cambria Math" w:cs="Calibri"/>
            <w:szCs w:val="21"/>
          </w:rPr>
          <m:t>=Min(X,Y)</m:t>
        </m:r>
      </m:oMath>
      <w:r>
        <w:rPr>
          <w:rFonts w:ascii="宋体" w:hAnsi="宋体"/>
          <w:szCs w:val="21"/>
        </w:rPr>
        <w:t>,</w:t>
      </w:r>
      <w:r>
        <w:rPr>
          <w:rFonts w:hint="eastAsia" w:ascii="宋体" w:hAnsi="宋体"/>
          <w:szCs w:val="21"/>
        </w:rPr>
        <w:t>，所获得补偿份额对应的有限补偿金额（</w:t>
      </w:r>
      <m:oMath>
        <m:sSub>
          <m:sSubPr>
            <m:ctrlPr>
              <w:rPr>
                <w:rFonts w:ascii="Cambria Math" w:hAnsi="Cambria Math" w:cs="Calibri"/>
                <w:szCs w:val="21"/>
              </w:rPr>
            </m:ctrlPr>
          </m:sSubPr>
          <m:e>
            <m:r>
              <m:rPr>
                <m:sty m:val="p"/>
              </m:rPr>
              <w:rPr>
                <w:rFonts w:ascii="Cambria Math" w:hAnsi="Cambria Math" w:cs="Calibri"/>
                <w:szCs w:val="21"/>
              </w:rPr>
              <m:t>Z</m:t>
            </m:r>
            <m:ctrlPr>
              <w:rPr>
                <w:rFonts w:ascii="Cambria Math" w:hAnsi="Cambria Math" w:cs="Calibri"/>
                <w:szCs w:val="21"/>
              </w:rPr>
            </m:ctrlPr>
          </m:e>
          <m:sub>
            <m:r>
              <m:rPr>
                <m:sty m:val="p"/>
              </m:rPr>
              <w:rPr>
                <w:rFonts w:ascii="Cambria Math" w:hAnsi="Cambria Math" w:cs="Calibri"/>
                <w:szCs w:val="21"/>
              </w:rPr>
              <m:t>i</m:t>
            </m:r>
            <m:ctrlPr>
              <w:rPr>
                <w:rFonts w:ascii="Cambria Math" w:hAnsi="Cambria Math" w:cs="Calibri"/>
                <w:szCs w:val="21"/>
              </w:rPr>
            </m:ctrlPr>
          </m:sub>
        </m:sSub>
        <m:r>
          <m:rPr/>
          <w:rPr>
            <w:rFonts w:ascii="Cambria Math" w:hAnsi="Cambria Math" w:cs="Calibri"/>
            <w:szCs w:val="21"/>
          </w:rPr>
          <m:t>×</m:t>
        </m:r>
        <m:r>
          <m:rPr>
            <m:sty m:val="p"/>
          </m:rPr>
          <w:rPr>
            <w:rFonts w:hint="eastAsia" w:ascii="Cambria Math" w:hAnsi="Cambria Math"/>
            <w:szCs w:val="21"/>
          </w:rPr>
          <m:t>基金份额净值</m:t>
        </m:r>
      </m:oMath>
      <w:r>
        <w:rPr>
          <w:rFonts w:hint="eastAsia" w:ascii="宋体" w:hAnsi="宋体"/>
          <w:szCs w:val="21"/>
        </w:rPr>
        <w:t>）与原份额赎回款一同支付给</w:t>
      </w:r>
      <w:r>
        <w:rPr>
          <w:rFonts w:ascii="宋体" w:hAnsi="宋体"/>
          <w:szCs w:val="21"/>
        </w:rPr>
        <w:t>A级</w:t>
      </w:r>
      <w:r>
        <w:rPr>
          <w:rFonts w:hint="eastAsia" w:ascii="宋体" w:hAnsi="宋体"/>
          <w:szCs w:val="21"/>
        </w:rPr>
        <w:t>投资者，</w:t>
      </w:r>
      <w:r>
        <w:rPr>
          <w:rFonts w:ascii="宋体" w:hAnsi="宋体"/>
          <w:szCs w:val="21"/>
        </w:rPr>
        <w:t>其中：</w:t>
      </w:r>
    </w:p>
    <w:p w14:paraId="511F5552">
      <w:pPr>
        <w:spacing w:line="360" w:lineRule="auto"/>
        <w:ind w:firstLine="420" w:firstLineChars="200"/>
        <w:rPr>
          <w:rFonts w:hint="eastAsia" w:ascii="宋体" w:hAnsi="宋体"/>
          <w:szCs w:val="21"/>
        </w:rPr>
      </w:pPr>
      <w:r>
        <w:rPr>
          <w:rFonts w:ascii="宋体" w:hAnsi="宋体"/>
          <w:szCs w:val="21"/>
        </w:rPr>
        <w:t xml:space="preserve">X= Max[普通级（A级）单笔赎回份额数×（该笔A级份额认/申购时的累计净值 - </w:t>
      </w:r>
      <w:r>
        <w:rPr>
          <w:rFonts w:hint="eastAsia" w:ascii="宋体" w:hAnsi="宋体"/>
          <w:szCs w:val="21"/>
        </w:rPr>
        <w:t>赎回时对应开放日的基金累计份额净值）</w:t>
      </w:r>
      <w:r>
        <w:rPr>
          <w:rFonts w:ascii="宋体" w:hAnsi="宋体"/>
          <w:szCs w:val="21"/>
        </w:rPr>
        <w:t xml:space="preserve">/ </w:t>
      </w:r>
      <w:r>
        <w:rPr>
          <w:rFonts w:hint="eastAsia" w:ascii="宋体" w:hAnsi="宋体"/>
          <w:szCs w:val="21"/>
        </w:rPr>
        <w:t>赎回时对应开放日的基金份额净值</w:t>
      </w:r>
      <w:r>
        <w:rPr>
          <w:rFonts w:ascii="宋体" w:hAnsi="宋体"/>
          <w:szCs w:val="21"/>
        </w:rPr>
        <w:t>,0]</w:t>
      </w:r>
    </w:p>
    <w:p w14:paraId="3A190D18">
      <w:pPr>
        <w:spacing w:line="360" w:lineRule="auto"/>
        <w:ind w:firstLine="420" w:firstLineChars="200"/>
        <w:rPr>
          <w:rFonts w:hint="eastAsia" w:ascii="宋体" w:hAnsi="宋体"/>
          <w:szCs w:val="21"/>
        </w:rPr>
      </w:pPr>
      <w:r>
        <w:rPr>
          <w:rFonts w:ascii="宋体" w:hAnsi="宋体"/>
          <w:szCs w:val="21"/>
        </w:rPr>
        <w:t>Y= 普通级（A级）单笔赎回份额数×（B</w:t>
      </w:r>
      <w:r>
        <w:rPr>
          <w:rFonts w:hint="eastAsia" w:ascii="宋体" w:hAnsi="宋体"/>
          <w:szCs w:val="21"/>
        </w:rPr>
        <w:t>级份额总数</w:t>
      </w:r>
      <w:r>
        <w:rPr>
          <w:rFonts w:ascii="宋体" w:hAnsi="宋体"/>
          <w:szCs w:val="21"/>
        </w:rPr>
        <w:t>/ A</w:t>
      </w:r>
      <w:r>
        <w:rPr>
          <w:rFonts w:hint="eastAsia" w:ascii="宋体" w:hAnsi="宋体"/>
          <w:szCs w:val="21"/>
        </w:rPr>
        <w:t>级份额总数）</w:t>
      </w:r>
    </w:p>
    <w:p w14:paraId="6E18378B">
      <w:pPr>
        <w:spacing w:line="360" w:lineRule="auto"/>
        <w:ind w:firstLine="420" w:firstLineChars="200"/>
        <w:rPr>
          <w:rFonts w:hint="eastAsia" w:ascii="宋体" w:hAnsi="宋体"/>
          <w:szCs w:val="21"/>
        </w:rPr>
      </w:pPr>
      <w:r>
        <w:rPr>
          <w:rFonts w:hint="eastAsia"/>
          <w:szCs w:val="21"/>
        </w:rPr>
        <w:t>特定级（</w:t>
      </w:r>
      <w:r>
        <w:rPr>
          <w:szCs w:val="21"/>
        </w:rPr>
        <w:t>B</w:t>
      </w:r>
      <w:r>
        <w:rPr>
          <w:rFonts w:hint="eastAsia"/>
          <w:szCs w:val="21"/>
        </w:rPr>
        <w:t>级）</w:t>
      </w:r>
      <w:r>
        <w:rPr>
          <w:rFonts w:hint="eastAsia" w:ascii="宋体" w:hAnsi="宋体"/>
          <w:szCs w:val="21"/>
        </w:rPr>
        <w:t>份额持有人调减的</w:t>
      </w:r>
      <w:r>
        <w:rPr>
          <w:rFonts w:ascii="宋体" w:hAnsi="宋体"/>
          <w:szCs w:val="21"/>
        </w:rPr>
        <w:t>B</w:t>
      </w:r>
      <w:r>
        <w:rPr>
          <w:rFonts w:hint="eastAsia" w:ascii="宋体" w:hAnsi="宋体"/>
          <w:szCs w:val="21"/>
        </w:rPr>
        <w:t>类份额数为</w:t>
      </w:r>
      <w:r>
        <w:rPr>
          <w:rFonts w:ascii="宋体" w:hAnsi="宋体"/>
          <w:szCs w:val="21"/>
        </w:rPr>
        <w:t>=</w:t>
      </w:r>
      <m:oMath>
        <m:nary>
          <m:naryPr>
            <m:chr m:val="∑"/>
            <m:limLoc m:val="undOvr"/>
            <m:subHide m:val="1"/>
            <m:supHide m:val="1"/>
            <m:ctrlPr>
              <w:rPr>
                <w:rFonts w:ascii="Cambria Math" w:hAnsi="Cambria Math" w:cs="Calibri"/>
                <w:szCs w:val="21"/>
              </w:rPr>
            </m:ctrlPr>
          </m:naryPr>
          <m:sub>
            <m:ctrlPr>
              <w:rPr>
                <w:rFonts w:ascii="Cambria Math" w:hAnsi="Cambria Math" w:cs="Calibri"/>
                <w:szCs w:val="21"/>
              </w:rPr>
            </m:ctrlPr>
          </m:sub>
          <m:sup>
            <m:ctrlPr>
              <w:rPr>
                <w:rFonts w:ascii="Cambria Math" w:hAnsi="Cambria Math" w:cs="Calibri"/>
                <w:szCs w:val="21"/>
              </w:rPr>
            </m:ctrlPr>
          </m:sup>
          <m:e>
            <m:sSub>
              <m:sSubPr>
                <m:ctrlPr>
                  <w:rPr>
                    <w:rFonts w:ascii="Cambria Math" w:hAnsi="Cambria Math" w:cs="Calibri"/>
                    <w:szCs w:val="21"/>
                  </w:rPr>
                </m:ctrlPr>
              </m:sSubPr>
              <m:e>
                <m:r>
                  <m:rPr>
                    <m:sty m:val="p"/>
                  </m:rPr>
                  <w:rPr>
                    <w:rFonts w:ascii="Cambria Math" w:hAnsi="Cambria Math" w:cs="Calibri"/>
                    <w:szCs w:val="21"/>
                  </w:rPr>
                  <m:t>Z</m:t>
                </m:r>
                <m:ctrlPr>
                  <w:rPr>
                    <w:rFonts w:ascii="Cambria Math" w:hAnsi="Cambria Math" w:cs="Calibri"/>
                    <w:szCs w:val="21"/>
                  </w:rPr>
                </m:ctrlPr>
              </m:e>
              <m:sub>
                <m:r>
                  <m:rPr>
                    <m:sty m:val="p"/>
                  </m:rPr>
                  <w:rPr>
                    <w:rFonts w:ascii="Cambria Math" w:hAnsi="Cambria Math" w:cs="Calibri"/>
                    <w:szCs w:val="21"/>
                  </w:rPr>
                  <m:t>i</m:t>
                </m:r>
                <m:ctrlPr>
                  <w:rPr>
                    <w:rFonts w:ascii="Cambria Math" w:hAnsi="Cambria Math" w:cs="Calibri"/>
                    <w:szCs w:val="21"/>
                  </w:rPr>
                </m:ctrlPr>
              </m:sub>
            </m:sSub>
            <m:ctrlPr>
              <w:rPr>
                <w:rFonts w:ascii="Cambria Math" w:hAnsi="Cambria Math" w:cs="Calibri"/>
                <w:szCs w:val="21"/>
              </w:rPr>
            </m:ctrlPr>
          </m:e>
        </m:nary>
      </m:oMath>
    </w:p>
    <w:p w14:paraId="3217C9EE">
      <w:pPr>
        <w:spacing w:line="360" w:lineRule="auto"/>
        <w:ind w:firstLine="420" w:firstLineChars="200"/>
        <w:rPr>
          <w:rFonts w:hint="eastAsia" w:ascii="宋体" w:hAnsi="宋体"/>
          <w:szCs w:val="21"/>
        </w:rPr>
      </w:pPr>
      <w:r>
        <w:rPr>
          <w:rFonts w:hint="eastAsia" w:ascii="宋体" w:hAnsi="宋体"/>
          <w:szCs w:val="21"/>
        </w:rPr>
        <w:t>以上计算结果保留小数点后第</w:t>
      </w:r>
      <w:r>
        <w:rPr>
          <w:rFonts w:ascii="宋体" w:hAnsi="宋体"/>
          <w:szCs w:val="21"/>
        </w:rPr>
        <w:t>2位，小数点后第3位四舍五入，由此产生的误差计入基金财产。</w:t>
      </w:r>
    </w:p>
    <w:p w14:paraId="55AA81CE">
      <w:pPr>
        <w:spacing w:line="360" w:lineRule="auto"/>
        <w:ind w:firstLine="422" w:firstLineChars="200"/>
        <w:rPr>
          <w:szCs w:val="21"/>
        </w:rPr>
      </w:pPr>
      <w:r>
        <w:rPr>
          <w:rFonts w:hint="eastAsia"/>
          <w:b/>
        </w:rPr>
        <w:t>基金管理人特别提示：本基金特定级（</w:t>
      </w:r>
      <w:r>
        <w:rPr>
          <w:b/>
        </w:rPr>
        <w:t>B</w:t>
      </w:r>
      <w:r>
        <w:rPr>
          <w:rFonts w:hint="eastAsia"/>
          <w:b/>
        </w:rPr>
        <w:t>级）份额提供的有限风险补偿并不是特定级（</w:t>
      </w:r>
      <w:r>
        <w:rPr>
          <w:b/>
        </w:rPr>
        <w:t>B</w:t>
      </w:r>
      <w:r>
        <w:rPr>
          <w:rFonts w:hint="eastAsia"/>
          <w:b/>
        </w:rPr>
        <w:t>级）份额投资者向</w:t>
      </w:r>
      <w:r>
        <w:rPr>
          <w:rFonts w:hint="eastAsia"/>
          <w:b/>
          <w:szCs w:val="21"/>
        </w:rPr>
        <w:t>普通级（</w:t>
      </w:r>
      <w:r>
        <w:rPr>
          <w:b/>
          <w:szCs w:val="21"/>
        </w:rPr>
        <w:t>A</w:t>
      </w:r>
      <w:r>
        <w:rPr>
          <w:rFonts w:hint="eastAsia"/>
          <w:b/>
          <w:szCs w:val="21"/>
        </w:rPr>
        <w:t>级）</w:t>
      </w:r>
      <w:r>
        <w:rPr>
          <w:rFonts w:hint="eastAsia"/>
          <w:b/>
        </w:rPr>
        <w:t>份额投资者保证其投资于本基金的认购资金本金不受损失或者保证其取得最低收益的承诺，投资有风险，</w:t>
      </w:r>
      <w:r>
        <w:rPr>
          <w:rFonts w:hint="eastAsia"/>
          <w:b/>
          <w:szCs w:val="21"/>
        </w:rPr>
        <w:t>普通级（</w:t>
      </w:r>
      <w:r>
        <w:rPr>
          <w:b/>
          <w:szCs w:val="21"/>
        </w:rPr>
        <w:t>A</w:t>
      </w:r>
      <w:r>
        <w:rPr>
          <w:rFonts w:hint="eastAsia"/>
          <w:b/>
          <w:szCs w:val="21"/>
        </w:rPr>
        <w:t>级）</w:t>
      </w:r>
      <w:r>
        <w:rPr>
          <w:rFonts w:hint="eastAsia"/>
          <w:b/>
        </w:rPr>
        <w:t>份额投资者仍可能会面临无法取得收益甚至损失本金的风险。</w:t>
      </w:r>
    </w:p>
    <w:p w14:paraId="0942AD95">
      <w:pPr>
        <w:spacing w:line="360" w:lineRule="auto"/>
        <w:ind w:firstLine="420" w:firstLineChars="200"/>
        <w:rPr>
          <w:rFonts w:hint="eastAsia" w:ascii="宋体" w:hAnsi="宋体"/>
          <w:szCs w:val="21"/>
        </w:rPr>
      </w:pPr>
      <w:r>
        <w:rPr>
          <w:rFonts w:hint="eastAsia" w:ascii="宋体" w:hAnsi="宋体"/>
          <w:szCs w:val="21"/>
        </w:rPr>
        <w:t>3、基金份额的参考净值计算</w:t>
      </w:r>
    </w:p>
    <w:p w14:paraId="5E09D643">
      <w:pPr>
        <w:spacing w:line="360" w:lineRule="auto"/>
        <w:ind w:firstLine="420" w:firstLineChars="200"/>
      </w:pPr>
      <w:r>
        <w:rPr>
          <w:rFonts w:hint="eastAsia"/>
          <w:szCs w:val="21"/>
        </w:rPr>
        <w:t>在产品存续期间，基金</w:t>
      </w:r>
      <w:r>
        <w:rPr>
          <w:szCs w:val="21"/>
        </w:rPr>
        <w:t>管理人在</w:t>
      </w:r>
      <w:r>
        <w:rPr>
          <w:rFonts w:hint="eastAsia"/>
          <w:szCs w:val="21"/>
        </w:rPr>
        <w:t>基金</w:t>
      </w:r>
      <w:r>
        <w:rPr>
          <w:szCs w:val="21"/>
        </w:rPr>
        <w:t>份额净值计算的基础上，计算两</w:t>
      </w:r>
      <w:r>
        <w:rPr>
          <w:rFonts w:hint="eastAsia"/>
          <w:szCs w:val="21"/>
        </w:rPr>
        <w:t>类基金</w:t>
      </w:r>
      <w:r>
        <w:rPr>
          <w:szCs w:val="21"/>
        </w:rPr>
        <w:t>份额参考净值。</w:t>
      </w:r>
      <w:r>
        <w:rPr>
          <w:rFonts w:hint="eastAsia"/>
          <w:szCs w:val="21"/>
        </w:rPr>
        <w:t>基金</w:t>
      </w:r>
      <w:r>
        <w:rPr>
          <w:szCs w:val="21"/>
        </w:rPr>
        <w:t>份额参考净值是对两级</w:t>
      </w:r>
      <w:r>
        <w:rPr>
          <w:rFonts w:hint="eastAsia"/>
          <w:szCs w:val="21"/>
        </w:rPr>
        <w:t>基金</w:t>
      </w:r>
      <w:r>
        <w:rPr>
          <w:szCs w:val="21"/>
        </w:rPr>
        <w:t>份额价值的一个估计，并不代表</w:t>
      </w:r>
      <w:r>
        <w:rPr>
          <w:rFonts w:hint="eastAsia"/>
          <w:szCs w:val="21"/>
        </w:rPr>
        <w:t>基金</w:t>
      </w:r>
      <w:r>
        <w:rPr>
          <w:szCs w:val="21"/>
        </w:rPr>
        <w:t>份额持有人可获得的实际价值</w:t>
      </w:r>
      <w:r>
        <w:rPr>
          <w:rFonts w:hint="eastAsia"/>
          <w:szCs w:val="21"/>
        </w:rPr>
        <w:t>，基金份额持有人在产品清算时实际获得的收益以管理人收益分配公告为准</w:t>
      </w:r>
      <w:r>
        <w:rPr>
          <w:szCs w:val="21"/>
        </w:rPr>
        <w:t>。</w:t>
      </w:r>
    </w:p>
    <w:p w14:paraId="3A6DBDD4">
      <w:pPr>
        <w:spacing w:line="360" w:lineRule="auto"/>
        <w:ind w:firstLine="420" w:firstLineChars="200"/>
        <w:rPr>
          <w:rFonts w:hint="eastAsia" w:ascii="宋体" w:hAnsi="宋体"/>
          <w:szCs w:val="21"/>
        </w:rPr>
      </w:pPr>
      <w:r>
        <w:rPr>
          <w:rFonts w:hint="eastAsia" w:ascii="宋体" w:hAnsi="宋体"/>
          <w:szCs w:val="21"/>
        </w:rPr>
        <w:t>基金存续期间A级份额和B级份额的参考</w:t>
      </w:r>
      <w:r>
        <w:rPr>
          <w:rFonts w:hint="eastAsia"/>
          <w:szCs w:val="21"/>
        </w:rPr>
        <w:t>份额</w:t>
      </w:r>
      <w:r>
        <w:rPr>
          <w:rFonts w:hint="eastAsia" w:ascii="宋体" w:hAnsi="宋体"/>
          <w:szCs w:val="21"/>
        </w:rPr>
        <w:t>净值如下：</w:t>
      </w:r>
    </w:p>
    <w:p w14:paraId="1F1840AA">
      <w:pPr>
        <w:spacing w:line="360" w:lineRule="auto"/>
        <w:ind w:left="424" w:leftChars="202" w:firstLine="13" w:firstLineChars="6"/>
        <w:rPr>
          <w:sz w:val="22"/>
          <w:szCs w:val="21"/>
        </w:rPr>
      </w:pPr>
      <m:oMathPara>
        <m:oMathParaPr>
          <m:jc m:val="left"/>
        </m:oMathParaPr>
        <m:oMath>
          <m:sSub>
            <m:sSubPr>
              <m:ctrlPr>
                <w:rPr>
                  <w:rFonts w:ascii="Cambria Math" w:hAnsi="Cambria Math" w:eastAsiaTheme="majorEastAsia"/>
                  <w:i/>
                  <w:sz w:val="22"/>
                  <w:szCs w:val="21"/>
                </w:rPr>
              </m:ctrlPr>
            </m:sSubPr>
            <m:e>
              <m:r>
                <m:rPr/>
                <w:rPr>
                  <w:rFonts w:ascii="Cambria Math" w:hAnsi="Cambria Math" w:eastAsiaTheme="majorEastAsia"/>
                  <w:sz w:val="22"/>
                  <w:szCs w:val="21"/>
                </w:rPr>
                <m:t>NAV</m:t>
              </m:r>
              <m:ctrlPr>
                <w:rPr>
                  <w:rFonts w:ascii="Cambria Math" w:hAnsi="Cambria Math" w:eastAsiaTheme="majorEastAsia"/>
                  <w:i/>
                  <w:sz w:val="22"/>
                  <w:szCs w:val="21"/>
                </w:rPr>
              </m:ctrlPr>
            </m:e>
            <m:sub>
              <m:r>
                <m:rPr/>
                <w:rPr>
                  <w:rFonts w:ascii="Cambria Math" w:hAnsi="Cambria Math" w:eastAsiaTheme="majorEastAsia"/>
                  <w:sz w:val="22"/>
                  <w:szCs w:val="21"/>
                </w:rPr>
                <m:t>A</m:t>
              </m:r>
              <m:ctrlPr>
                <w:rPr>
                  <w:rFonts w:ascii="Cambria Math" w:hAnsi="Cambria Math" w:eastAsiaTheme="majorEastAsia"/>
                  <w:i/>
                  <w:sz w:val="22"/>
                  <w:szCs w:val="21"/>
                </w:rPr>
              </m:ctrlPr>
            </m:sub>
          </m:sSub>
          <m:r>
            <m:rPr>
              <m:nor/>
              <m:sty m:val="p"/>
            </m:rPr>
            <w:rPr>
              <w:rFonts w:hint="eastAsia" w:ascii="Cambria Math" w:hAnsi="Cambria Math" w:eastAsiaTheme="majorEastAsia"/>
              <w:b w:val="0"/>
              <w:i w:val="0"/>
              <w:sz w:val="22"/>
              <w:szCs w:val="21"/>
            </w:rPr>
            <m:t>=</m:t>
          </m:r>
          <m:sSub>
            <m:sSubPr>
              <m:ctrlPr>
                <w:rPr>
                  <w:rFonts w:ascii="Cambria Math" w:hAnsi="Cambria Math" w:eastAsiaTheme="majorEastAsia"/>
                  <w:i/>
                  <w:sz w:val="22"/>
                  <w:szCs w:val="21"/>
                </w:rPr>
              </m:ctrlPr>
            </m:sSubPr>
            <m:e>
              <m:r>
                <m:rPr/>
                <w:rPr>
                  <w:rFonts w:ascii="Cambria Math" w:hAnsi="Cambria Math" w:eastAsiaTheme="majorEastAsia"/>
                  <w:sz w:val="22"/>
                  <w:szCs w:val="21"/>
                </w:rPr>
                <m:t>NAV</m:t>
              </m:r>
              <m:ctrlPr>
                <w:rPr>
                  <w:rFonts w:ascii="Cambria Math" w:hAnsi="Cambria Math" w:eastAsiaTheme="majorEastAsia"/>
                  <w:i/>
                  <w:sz w:val="22"/>
                  <w:szCs w:val="21"/>
                </w:rPr>
              </m:ctrlPr>
            </m:e>
            <m:sub>
              <m:r>
                <m:rPr/>
                <w:rPr>
                  <w:rFonts w:ascii="Cambria Math" w:hAnsi="Cambria Math" w:eastAsiaTheme="majorEastAsia"/>
                  <w:sz w:val="22"/>
                  <w:szCs w:val="21"/>
                </w:rPr>
                <m:t>B</m:t>
              </m:r>
              <m:ctrlPr>
                <w:rPr>
                  <w:rFonts w:ascii="Cambria Math" w:hAnsi="Cambria Math" w:eastAsiaTheme="majorEastAsia"/>
                  <w:i/>
                  <w:sz w:val="22"/>
                  <w:szCs w:val="21"/>
                </w:rPr>
              </m:ctrlPr>
            </m:sub>
          </m:sSub>
          <m:r>
            <m:rPr/>
            <w:rPr>
              <w:rFonts w:ascii="Cambria Math" w:hAnsi="Cambria Math" w:eastAsiaTheme="majorEastAsia"/>
              <w:sz w:val="22"/>
              <w:szCs w:val="21"/>
            </w:rPr>
            <m:t>=</m:t>
          </m:r>
          <m:sSub>
            <m:sSubPr>
              <m:ctrlPr>
                <w:rPr>
                  <w:rFonts w:ascii="Cambria Math" w:hAnsi="Cambria Math" w:eastAsiaTheme="majorEastAsia"/>
                  <w:i/>
                  <w:sz w:val="22"/>
                  <w:szCs w:val="21"/>
                </w:rPr>
              </m:ctrlPr>
            </m:sSubPr>
            <m:e>
              <m:r>
                <m:rPr/>
                <w:rPr>
                  <w:rFonts w:ascii="Cambria Math" w:hAnsi="Cambria Math" w:eastAsiaTheme="majorEastAsia"/>
                  <w:sz w:val="22"/>
                  <w:szCs w:val="21"/>
                </w:rPr>
                <m:t>NAV</m:t>
              </m:r>
              <m:ctrlPr>
                <w:rPr>
                  <w:rFonts w:ascii="Cambria Math" w:hAnsi="Cambria Math" w:eastAsiaTheme="majorEastAsia"/>
                  <w:i/>
                  <w:sz w:val="22"/>
                  <w:szCs w:val="21"/>
                </w:rPr>
              </m:ctrlPr>
            </m:e>
            <m:sub>
              <m:r>
                <m:rPr/>
                <w:rPr>
                  <w:rFonts w:ascii="Cambria Math" w:hAnsi="Cambria Math" w:eastAsiaTheme="majorEastAsia"/>
                  <w:sz w:val="22"/>
                  <w:szCs w:val="21"/>
                </w:rPr>
                <m:t>T</m:t>
              </m:r>
              <m:ctrlPr>
                <w:rPr>
                  <w:rFonts w:ascii="Cambria Math" w:hAnsi="Cambria Math" w:eastAsiaTheme="majorEastAsia"/>
                  <w:i/>
                  <w:sz w:val="22"/>
                  <w:szCs w:val="21"/>
                </w:rPr>
              </m:ctrlPr>
            </m:sub>
          </m:sSub>
          <m:r>
            <m:rPr/>
            <w:rPr>
              <w:rFonts w:ascii="Cambria Math" w:hAnsi="Cambria Math" w:eastAsiaTheme="majorEastAsia"/>
              <w:sz w:val="22"/>
              <w:szCs w:val="21"/>
            </w:rPr>
            <m:t>=</m:t>
          </m:r>
          <m:f>
            <m:fPr>
              <m:ctrlPr>
                <w:rPr>
                  <w:rFonts w:ascii="Cambria Math" w:hAnsi="Cambria Math" w:eastAsia="Cambria Math"/>
                  <w:sz w:val="22"/>
                  <w:szCs w:val="21"/>
                </w:rPr>
              </m:ctrlPr>
            </m:fPr>
            <m:num>
              <m:sSub>
                <m:sSubPr>
                  <m:ctrlPr>
                    <w:rPr>
                      <w:rFonts w:ascii="Cambria Math" w:hAnsi="Cambria Math"/>
                      <w:szCs w:val="21"/>
                    </w:rPr>
                  </m:ctrlPr>
                </m:sSubPr>
                <m:e>
                  <m:r>
                    <m:rPr/>
                    <w:rPr>
                      <w:rFonts w:ascii="Cambria Math" w:hAnsi="Cambria Math" w:eastAsiaTheme="majorEastAsia"/>
                      <w:sz w:val="22"/>
                      <w:szCs w:val="21"/>
                    </w:rPr>
                    <m:t>NV</m:t>
                  </m:r>
                  <m:ctrlPr>
                    <w:rPr>
                      <w:rFonts w:ascii="Cambria Math" w:hAnsi="Cambria Math"/>
                      <w:szCs w:val="21"/>
                    </w:rPr>
                  </m:ctrlPr>
                </m:e>
                <m:sub>
                  <m:r>
                    <m:rPr>
                      <m:sty m:val="p"/>
                    </m:rPr>
                    <w:rPr>
                      <w:rFonts w:ascii="Cambria Math" w:hAnsi="Cambria Math"/>
                      <w:szCs w:val="21"/>
                    </w:rPr>
                    <m:t>T</m:t>
                  </m:r>
                  <m:ctrlPr>
                    <w:rPr>
                      <w:rFonts w:ascii="Cambria Math" w:hAnsi="Cambria Math"/>
                      <w:szCs w:val="21"/>
                    </w:rPr>
                  </m:ctrlPr>
                </m:sub>
              </m:sSub>
              <m:ctrlPr>
                <w:rPr>
                  <w:rFonts w:ascii="Cambria Math" w:hAnsi="Cambria Math" w:eastAsia="Cambria Math"/>
                  <w:sz w:val="22"/>
                  <w:szCs w:val="21"/>
                </w:rPr>
              </m:ctrlPr>
            </m:num>
            <m:den>
              <m:r>
                <m:rPr/>
                <w:rPr>
                  <w:rFonts w:ascii="Cambria Math" w:hAnsi="Cambria Math" w:eastAsia="Cambria Math" w:cs="Cambria Math"/>
                  <w:sz w:val="22"/>
                  <w:szCs w:val="21"/>
                </w:rPr>
                <m:t>F</m:t>
              </m:r>
              <m:ctrlPr>
                <w:rPr>
                  <w:rFonts w:ascii="Cambria Math" w:hAnsi="Cambria Math" w:eastAsia="Cambria Math"/>
                  <w:sz w:val="22"/>
                  <w:szCs w:val="21"/>
                </w:rPr>
              </m:ctrlPr>
            </m:den>
          </m:f>
        </m:oMath>
      </m:oMathPara>
    </w:p>
    <w:p w14:paraId="00757AA6">
      <w:pPr>
        <w:spacing w:line="360" w:lineRule="auto"/>
        <w:ind w:firstLine="420" w:firstLineChars="200"/>
        <w:rPr>
          <w:rFonts w:hint="eastAsia" w:ascii="宋体" w:hAnsi="宋体"/>
          <w:szCs w:val="21"/>
        </w:rPr>
      </w:pPr>
      <w:r>
        <w:rPr>
          <w:rFonts w:hint="eastAsia" w:ascii="宋体" w:hAnsi="宋体"/>
          <w:szCs w:val="21"/>
        </w:rPr>
        <w:t>其中：</w:t>
      </w:r>
    </w:p>
    <w:p w14:paraId="35EEF152">
      <w:pPr>
        <w:spacing w:line="360" w:lineRule="auto"/>
        <w:ind w:firstLine="420" w:firstLineChars="200"/>
        <w:rPr>
          <w:rFonts w:hint="eastAsia" w:ascii="宋体" w:hAnsi="宋体"/>
          <w:szCs w:val="21"/>
        </w:rPr>
      </w:pPr>
      <m:oMath>
        <m:r>
          <m:rPr>
            <m:sty m:val="p"/>
          </m:rPr>
          <w:rPr>
            <w:rFonts w:ascii="Cambria Math" w:hAnsi="Cambria Math"/>
            <w:szCs w:val="21"/>
          </w:rPr>
          <m:t>F</m:t>
        </m:r>
      </m:oMath>
      <w:r>
        <w:rPr>
          <w:rFonts w:hint="eastAsia" w:ascii="宋体" w:hAnsi="宋体"/>
          <w:szCs w:val="21"/>
        </w:rPr>
        <w:t>为本基金的总份额数</w:t>
      </w:r>
    </w:p>
    <w:p w14:paraId="2AACA76A">
      <w:pPr>
        <w:spacing w:line="360" w:lineRule="auto"/>
        <w:ind w:firstLine="420" w:firstLineChars="200"/>
        <w:rPr>
          <w:rFonts w:hint="eastAsia" w:ascii="宋体" w:hAnsi="宋体"/>
          <w:szCs w:val="21"/>
        </w:rPr>
      </w:pPr>
      <m:oMath>
        <m:sSub>
          <m:sSubPr>
            <m:ctrlPr>
              <w:rPr>
                <w:rFonts w:ascii="Cambria Math" w:hAnsi="Cambria Math"/>
                <w:szCs w:val="21"/>
              </w:rPr>
            </m:ctrlPr>
          </m:sSubPr>
          <m:e>
            <m:r>
              <m:rPr>
                <m:sty m:val="p"/>
              </m:rPr>
              <w:rPr>
                <w:rFonts w:ascii="Cambria Math" w:hAnsi="Cambria Math"/>
                <w:szCs w:val="21"/>
              </w:rPr>
              <m:t>F</m:t>
            </m:r>
            <m:ctrlPr>
              <w:rPr>
                <w:rFonts w:ascii="Cambria Math" w:hAnsi="Cambria Math"/>
                <w:szCs w:val="21"/>
              </w:rPr>
            </m:ctrlPr>
          </m:e>
          <m:sub>
            <m:r>
              <m:rPr>
                <m:sty m:val="p"/>
              </m:rPr>
              <w:rPr>
                <w:rFonts w:ascii="Cambria Math" w:hAnsi="Cambria Math"/>
                <w:szCs w:val="21"/>
              </w:rPr>
              <m:t>A</m:t>
            </m:r>
            <m:ctrlPr>
              <w:rPr>
                <w:rFonts w:ascii="Cambria Math" w:hAnsi="Cambria Math"/>
                <w:szCs w:val="21"/>
              </w:rPr>
            </m:ctrlPr>
          </m:sub>
        </m:sSub>
      </m:oMath>
      <w:r>
        <w:rPr>
          <w:rFonts w:ascii="宋体" w:hAnsi="宋体"/>
          <w:szCs w:val="21"/>
        </w:rPr>
        <w:t>为</w:t>
      </w:r>
      <w:r>
        <w:rPr>
          <w:rFonts w:hint="eastAsia" w:ascii="宋体" w:hAnsi="宋体"/>
          <w:szCs w:val="21"/>
        </w:rPr>
        <w:t>本基金A级份额的总份额数</w:t>
      </w:r>
    </w:p>
    <w:p w14:paraId="3C9F5D88">
      <w:pPr>
        <w:spacing w:line="360" w:lineRule="auto"/>
        <w:ind w:firstLine="420" w:firstLineChars="200"/>
        <w:rPr>
          <w:rFonts w:hint="eastAsia" w:ascii="宋体" w:hAnsi="宋体"/>
          <w:szCs w:val="21"/>
        </w:rPr>
      </w:pPr>
      <m:oMath>
        <m:sSub>
          <m:sSubPr>
            <m:ctrlPr>
              <w:rPr>
                <w:rFonts w:ascii="Cambria Math" w:hAnsi="Cambria Math"/>
                <w:szCs w:val="21"/>
              </w:rPr>
            </m:ctrlPr>
          </m:sSubPr>
          <m:e>
            <m:r>
              <m:rPr>
                <m:sty m:val="p"/>
              </m:rPr>
              <w:rPr>
                <w:rFonts w:ascii="Cambria Math" w:hAnsi="Cambria Math"/>
                <w:szCs w:val="21"/>
              </w:rPr>
              <m:t>F</m:t>
            </m:r>
            <m:ctrlPr>
              <w:rPr>
                <w:rFonts w:ascii="Cambria Math" w:hAnsi="Cambria Math"/>
                <w:szCs w:val="21"/>
              </w:rPr>
            </m:ctrlPr>
          </m:e>
          <m:sub>
            <m:r>
              <m:rPr>
                <m:sty m:val="p"/>
              </m:rPr>
              <w:rPr>
                <w:rFonts w:ascii="Cambria Math" w:hAnsi="Cambria Math"/>
                <w:szCs w:val="21"/>
              </w:rPr>
              <m:t>B</m:t>
            </m:r>
            <m:ctrlPr>
              <w:rPr>
                <w:rFonts w:ascii="Cambria Math" w:hAnsi="Cambria Math"/>
                <w:szCs w:val="21"/>
              </w:rPr>
            </m:ctrlPr>
          </m:sub>
        </m:sSub>
      </m:oMath>
      <w:r>
        <w:rPr>
          <w:rFonts w:ascii="宋体" w:hAnsi="宋体"/>
          <w:szCs w:val="21"/>
        </w:rPr>
        <w:t>为</w:t>
      </w:r>
      <w:r>
        <w:rPr>
          <w:rFonts w:hint="eastAsia" w:ascii="宋体" w:hAnsi="宋体"/>
          <w:szCs w:val="21"/>
        </w:rPr>
        <w:t>本基金B级份额的总份额数</w:t>
      </w:r>
    </w:p>
    <w:p w14:paraId="48D403F2">
      <w:pPr>
        <w:spacing w:line="360" w:lineRule="auto"/>
        <w:ind w:firstLine="440" w:firstLineChars="200"/>
        <w:rPr>
          <w:rFonts w:hint="eastAsia" w:ascii="宋体" w:hAnsi="宋体"/>
          <w:szCs w:val="21"/>
        </w:rPr>
      </w:pPr>
      <m:oMath>
        <m:sSub>
          <m:sSubPr>
            <m:ctrlPr>
              <w:rPr>
                <w:rFonts w:ascii="Cambria Math" w:hAnsi="Cambria Math" w:eastAsiaTheme="majorEastAsia"/>
                <w:i/>
                <w:sz w:val="22"/>
                <w:szCs w:val="21"/>
              </w:rPr>
            </m:ctrlPr>
          </m:sSubPr>
          <m:e>
            <m:r>
              <m:rPr/>
              <w:rPr>
                <w:rFonts w:ascii="Cambria Math" w:hAnsi="Cambria Math" w:eastAsiaTheme="majorEastAsia"/>
                <w:sz w:val="22"/>
                <w:szCs w:val="21"/>
              </w:rPr>
              <m:t>NAV</m:t>
            </m:r>
            <m:ctrlPr>
              <w:rPr>
                <w:rFonts w:ascii="Cambria Math" w:hAnsi="Cambria Math" w:eastAsiaTheme="majorEastAsia"/>
                <w:i/>
                <w:sz w:val="22"/>
                <w:szCs w:val="21"/>
              </w:rPr>
            </m:ctrlPr>
          </m:e>
          <m:sub>
            <m:r>
              <m:rPr/>
              <w:rPr>
                <w:rFonts w:ascii="Cambria Math" w:hAnsi="Cambria Math" w:eastAsiaTheme="majorEastAsia"/>
                <w:sz w:val="22"/>
                <w:szCs w:val="21"/>
              </w:rPr>
              <m:t>T</m:t>
            </m:r>
            <m:ctrlPr>
              <w:rPr>
                <w:rFonts w:ascii="Cambria Math" w:hAnsi="Cambria Math" w:eastAsiaTheme="majorEastAsia"/>
                <w:i/>
                <w:sz w:val="22"/>
                <w:szCs w:val="21"/>
              </w:rPr>
            </m:ctrlPr>
          </m:sub>
        </m:sSub>
      </m:oMath>
      <w:r>
        <w:rPr>
          <w:rFonts w:ascii="宋体" w:hAnsi="宋体"/>
          <w:szCs w:val="21"/>
        </w:rPr>
        <w:t>为</w:t>
      </w:r>
      <w:r>
        <w:rPr>
          <w:rFonts w:hint="eastAsia" w:ascii="宋体" w:hAnsi="宋体"/>
          <w:szCs w:val="21"/>
        </w:rPr>
        <w:t>本基金成立后第T个自然日的基金份额净值</w:t>
      </w:r>
    </w:p>
    <w:p w14:paraId="08A83714">
      <w:pPr>
        <w:spacing w:line="360" w:lineRule="auto"/>
        <w:ind w:firstLine="440" w:firstLineChars="200"/>
        <w:rPr>
          <w:rFonts w:hint="eastAsia" w:ascii="宋体" w:hAnsi="宋体"/>
          <w:szCs w:val="21"/>
        </w:rPr>
      </w:pPr>
      <m:oMath>
        <m:sSub>
          <m:sSubPr>
            <m:ctrlPr>
              <w:rPr>
                <w:rFonts w:ascii="Cambria Math" w:hAnsi="Cambria Math" w:eastAsiaTheme="majorEastAsia"/>
                <w:i/>
                <w:sz w:val="22"/>
                <w:szCs w:val="21"/>
              </w:rPr>
            </m:ctrlPr>
          </m:sSubPr>
          <m:e>
            <m:r>
              <m:rPr/>
              <w:rPr>
                <w:rFonts w:ascii="Cambria Math" w:hAnsi="Cambria Math" w:eastAsiaTheme="majorEastAsia"/>
                <w:sz w:val="22"/>
                <w:szCs w:val="21"/>
              </w:rPr>
              <m:t>NV</m:t>
            </m:r>
            <m:ctrlPr>
              <w:rPr>
                <w:rFonts w:ascii="Cambria Math" w:hAnsi="Cambria Math" w:eastAsiaTheme="majorEastAsia"/>
                <w:i/>
                <w:sz w:val="22"/>
                <w:szCs w:val="21"/>
              </w:rPr>
            </m:ctrlPr>
          </m:e>
          <m:sub>
            <m:r>
              <m:rPr/>
              <w:rPr>
                <w:rFonts w:ascii="Cambria Math" w:hAnsi="Cambria Math" w:eastAsiaTheme="majorEastAsia"/>
                <w:sz w:val="22"/>
                <w:szCs w:val="21"/>
              </w:rPr>
              <m:t>T</m:t>
            </m:r>
            <m:ctrlPr>
              <w:rPr>
                <w:rFonts w:ascii="Cambria Math" w:hAnsi="Cambria Math" w:eastAsiaTheme="majorEastAsia"/>
                <w:i/>
                <w:sz w:val="22"/>
                <w:szCs w:val="21"/>
              </w:rPr>
            </m:ctrlPr>
          </m:sub>
        </m:sSub>
      </m:oMath>
      <w:r>
        <w:rPr>
          <w:rFonts w:ascii="宋体" w:hAnsi="宋体"/>
          <w:szCs w:val="21"/>
        </w:rPr>
        <w:t>为</w:t>
      </w:r>
      <w:r>
        <w:rPr>
          <w:rFonts w:hint="eastAsia" w:ascii="宋体" w:hAnsi="宋体"/>
          <w:szCs w:val="21"/>
        </w:rPr>
        <w:t>本基金成立后第T个自然日的基金资产净值</w:t>
      </w:r>
    </w:p>
    <w:p w14:paraId="3855BDC7">
      <w:pPr>
        <w:spacing w:line="360" w:lineRule="auto"/>
        <w:ind w:firstLine="420" w:firstLineChars="200"/>
        <w:rPr>
          <w:rFonts w:hint="eastAsia" w:ascii="宋体" w:hAnsi="宋体"/>
          <w:szCs w:val="21"/>
        </w:rPr>
      </w:pPr>
      <m:oMath>
        <m:sSub>
          <m:sSubPr>
            <m:ctrlPr>
              <w:rPr>
                <w:rFonts w:ascii="Cambria Math" w:hAnsi="Cambria Math"/>
                <w:szCs w:val="21"/>
              </w:rPr>
            </m:ctrlPr>
          </m:sSubPr>
          <m:e>
            <m:r>
              <m:rPr>
                <m:sty m:val="p"/>
              </m:rPr>
              <w:rPr>
                <w:rFonts w:ascii="Cambria Math" w:hAnsi="Cambria Math"/>
                <w:szCs w:val="21"/>
              </w:rPr>
              <m:t>NAV</m:t>
            </m:r>
            <m:ctrlPr>
              <w:rPr>
                <w:rFonts w:ascii="Cambria Math" w:hAnsi="Cambria Math"/>
                <w:szCs w:val="21"/>
              </w:rPr>
            </m:ctrlPr>
          </m:e>
          <m:sub>
            <m:r>
              <m:rPr>
                <m:sty m:val="p"/>
              </m:rPr>
              <w:rPr>
                <w:rFonts w:ascii="Cambria Math" w:hAnsi="Cambria Math"/>
                <w:szCs w:val="21"/>
              </w:rPr>
              <m:t>A</m:t>
            </m:r>
            <m:ctrlPr>
              <w:rPr>
                <w:rFonts w:ascii="Cambria Math" w:hAnsi="Cambria Math"/>
                <w:szCs w:val="21"/>
              </w:rPr>
            </m:ctrlPr>
          </m:sub>
        </m:sSub>
      </m:oMath>
      <w:r>
        <w:rPr>
          <w:rFonts w:ascii="宋体" w:hAnsi="宋体"/>
          <w:szCs w:val="21"/>
        </w:rPr>
        <w:t>为</w:t>
      </w:r>
      <w:r>
        <w:rPr>
          <w:rFonts w:hint="eastAsia" w:ascii="宋体" w:hAnsi="宋体"/>
          <w:szCs w:val="21"/>
        </w:rPr>
        <w:t>本基金成立后第T个自然日的A级份额净值</w:t>
      </w:r>
    </w:p>
    <w:p w14:paraId="4C5E4805">
      <w:pPr>
        <w:spacing w:line="360" w:lineRule="auto"/>
        <w:ind w:firstLine="420" w:firstLineChars="200"/>
      </w:pPr>
      <m:oMath>
        <m:sSub>
          <m:sSubPr>
            <m:ctrlPr>
              <w:rPr>
                <w:rFonts w:ascii="Cambria Math" w:hAnsi="Cambria Math"/>
                <w:szCs w:val="21"/>
              </w:rPr>
            </m:ctrlPr>
          </m:sSubPr>
          <m:e>
            <m:r>
              <m:rPr>
                <m:sty m:val="p"/>
              </m:rPr>
              <w:rPr>
                <w:rFonts w:ascii="Cambria Math" w:hAnsi="Cambria Math"/>
                <w:szCs w:val="21"/>
              </w:rPr>
              <m:t>NAV</m:t>
            </m:r>
            <m:ctrlPr>
              <w:rPr>
                <w:rFonts w:ascii="Cambria Math" w:hAnsi="Cambria Math"/>
                <w:szCs w:val="21"/>
              </w:rPr>
            </m:ctrlPr>
          </m:e>
          <m:sub>
            <m:r>
              <m:rPr>
                <m:sty m:val="p"/>
              </m:rPr>
              <w:rPr>
                <w:rFonts w:ascii="Cambria Math" w:hAnsi="Cambria Math"/>
                <w:szCs w:val="21"/>
              </w:rPr>
              <m:t>B</m:t>
            </m:r>
            <m:ctrlPr>
              <w:rPr>
                <w:rFonts w:ascii="Cambria Math" w:hAnsi="Cambria Math"/>
                <w:szCs w:val="21"/>
              </w:rPr>
            </m:ctrlPr>
          </m:sub>
        </m:sSub>
      </m:oMath>
      <w:r>
        <w:rPr>
          <w:rFonts w:ascii="宋体" w:hAnsi="宋体"/>
          <w:szCs w:val="21"/>
        </w:rPr>
        <w:t>为</w:t>
      </w:r>
      <w:r>
        <w:rPr>
          <w:rFonts w:hint="eastAsia" w:ascii="宋体" w:hAnsi="宋体"/>
          <w:szCs w:val="21"/>
        </w:rPr>
        <w:t>本基金成立后第T个自然日的B级份额净值</w:t>
      </w:r>
    </w:p>
    <w:p w14:paraId="57FDC1A7">
      <w:pPr>
        <w:spacing w:line="360" w:lineRule="auto"/>
        <w:ind w:firstLine="420" w:firstLineChars="200"/>
        <w:rPr>
          <w:rFonts w:hint="eastAsia" w:ascii="宋体" w:hAnsi="宋体"/>
          <w:szCs w:val="21"/>
        </w:rPr>
      </w:pPr>
      <w:r>
        <w:rPr>
          <w:rFonts w:hint="eastAsia" w:ascii="宋体" w:hAnsi="宋体"/>
          <w:szCs w:val="21"/>
        </w:rPr>
        <w:t>（七）基金的托管事项：本基金财产由基金托管人进行托管。本基金托管人为招商证券股份有限公司。</w:t>
      </w:r>
    </w:p>
    <w:p w14:paraId="3CFB1BB4">
      <w:pPr>
        <w:spacing w:line="360" w:lineRule="auto"/>
        <w:ind w:firstLine="420" w:firstLineChars="200"/>
        <w:rPr>
          <w:rFonts w:hint="eastAsia" w:ascii="宋体" w:hAnsi="宋体"/>
          <w:szCs w:val="21"/>
        </w:rPr>
      </w:pPr>
      <w:r>
        <w:rPr>
          <w:rFonts w:hint="eastAsia" w:ascii="宋体" w:hAnsi="宋体"/>
          <w:szCs w:val="21"/>
        </w:rPr>
        <w:t>（八）基金的服务事项：基金管理人委托招商证券股份有限公司作为本基金的服务机构，招商证券股份有限公司在中国基金业协会登记的服务业务登记编码为A00001。</w:t>
      </w:r>
    </w:p>
    <w:p w14:paraId="0862A1C9">
      <w:pPr>
        <w:spacing w:line="360" w:lineRule="auto"/>
        <w:ind w:firstLine="422" w:firstLineChars="200"/>
        <w:rPr>
          <w:rFonts w:hint="eastAsia" w:ascii="宋体" w:hAnsi="宋体"/>
          <w:szCs w:val="21"/>
        </w:rPr>
      </w:pPr>
      <w:r>
        <w:rPr>
          <w:rFonts w:hint="eastAsia" w:ascii="宋体" w:hAnsi="宋体"/>
          <w:b/>
          <w:szCs w:val="21"/>
        </w:rPr>
        <w:t>特别提示：本基金的托管人以及服务机构均由招商证券股份有限公司担任，招商证券股份有限公司在本基金实际运作中已将其托管职能和基金服务职能进行分离，能够按照法律法规的要求采取有效措施恰当的识别、管理、监控潜在的利益冲突。</w:t>
      </w:r>
    </w:p>
    <w:p w14:paraId="4AE543E2">
      <w:pPr>
        <w:spacing w:line="360" w:lineRule="auto"/>
        <w:ind w:firstLine="420" w:firstLineChars="200"/>
      </w:pPr>
      <w:r>
        <w:rPr>
          <w:rFonts w:hint="eastAsia"/>
        </w:rPr>
        <w:t>（九）基金的预警与止损：</w:t>
      </w:r>
    </w:p>
    <w:p w14:paraId="586A00DA">
      <w:pPr>
        <w:spacing w:line="360" w:lineRule="auto"/>
        <w:ind w:firstLine="420" w:firstLineChars="200"/>
      </w:pPr>
      <w:r>
        <w:rPr>
          <w:rFonts w:hint="eastAsia"/>
        </w:rPr>
        <w:t>为保护基金份额持有人的利益，本基金将基金份额净值为</w:t>
      </w:r>
      <w:del w:id="722" w:author="tongweiwei" w:date="2025-02-07T14:03:44Z">
        <w:r>
          <w:rPr>
            <w:rFonts w:hint="eastAsia"/>
          </w:rPr>
          <w:delText>0.90</w:delText>
        </w:r>
      </w:del>
      <w:ins w:id="723" w:author="tongweiwei" w:date="2025-02-07T14:03:44Z">
        <w:r>
          <w:rPr>
            <w:rFonts w:hint="eastAsia"/>
            <w:lang w:eastAsia="zh-CN"/>
          </w:rPr>
          <w:t>0.92</w:t>
        </w:r>
      </w:ins>
      <w:r>
        <w:rPr>
          <w:rFonts w:hint="eastAsia"/>
        </w:rPr>
        <w:t>元设置为预警线，将基金份额净值为</w:t>
      </w:r>
      <w:del w:id="724" w:author="tongweiwei" w:date="2025-02-07T14:03:51Z">
        <w:r>
          <w:rPr>
            <w:rFonts w:hint="eastAsia"/>
          </w:rPr>
          <w:delText>0.86</w:delText>
        </w:r>
      </w:del>
      <w:ins w:id="725" w:author="tongweiwei" w:date="2025-02-07T14:03:51Z">
        <w:r>
          <w:rPr>
            <w:rFonts w:hint="eastAsia"/>
            <w:lang w:eastAsia="zh-CN"/>
          </w:rPr>
          <w:t>0.90</w:t>
        </w:r>
      </w:ins>
      <w:r>
        <w:rPr>
          <w:rFonts w:hint="eastAsia"/>
        </w:rPr>
        <w:t>元设置为止损线。</w:t>
      </w:r>
    </w:p>
    <w:p w14:paraId="75AF9D88">
      <w:pPr>
        <w:spacing w:line="360" w:lineRule="auto"/>
        <w:ind w:firstLine="420" w:firstLineChars="200"/>
        <w:rPr>
          <w:del w:id="726" w:author="tongweiwei" w:date="2025-02-20T11:48:21Z"/>
        </w:rPr>
      </w:pPr>
      <w:r>
        <w:rPr>
          <w:rFonts w:hint="eastAsia"/>
        </w:rPr>
        <w:t>当使用本基金投资标的最近估值价计算的基金份额净值低于或等于预警线</w:t>
      </w:r>
      <w:del w:id="727" w:author="tongweiwei" w:date="2025-02-07T14:03:44Z">
        <w:r>
          <w:rPr>
            <w:rFonts w:hint="eastAsia"/>
          </w:rPr>
          <w:delText>0.90</w:delText>
        </w:r>
      </w:del>
      <w:ins w:id="728" w:author="tongweiwei" w:date="2025-02-07T14:03:44Z">
        <w:r>
          <w:rPr>
            <w:rFonts w:hint="eastAsia"/>
            <w:lang w:eastAsia="zh-CN"/>
          </w:rPr>
          <w:t>0.92</w:t>
        </w:r>
      </w:ins>
      <w:r>
        <w:rPr>
          <w:rFonts w:hint="eastAsia"/>
        </w:rPr>
        <w:t>元时，管理人在计算出该净值并与托管人核对一致后的下一个工作日开始并在五个工作日内</w:t>
      </w:r>
      <w:ins w:id="729" w:author="tongweiwei" w:date="2025-02-20T11:48:21Z">
        <w:r>
          <w:rPr>
            <w:rFonts w:hint="eastAsia"/>
          </w:rPr>
          <w:t>以电话、短信、传真</w:t>
        </w:r>
      </w:ins>
      <w:ins w:id="730" w:author="tongweiwei" w:date="2025-02-20T11:49:15Z">
        <w:r>
          <w:rPr>
            <w:rFonts w:hint="eastAsia"/>
            <w:lang w:val="en-US" w:eastAsia="zh-CN"/>
          </w:rPr>
          <w:t>或</w:t>
        </w:r>
      </w:ins>
      <w:ins w:id="731" w:author="tongweiwei" w:date="2025-02-20T11:48:21Z">
        <w:r>
          <w:rPr>
            <w:rFonts w:hint="eastAsia"/>
          </w:rPr>
          <w:t>邮件等本基金合同约定的方式向基金份额持有人提示投资风险</w:t>
        </w:r>
      </w:ins>
      <w:del w:id="732" w:author="tongweiwei" w:date="2025-02-20T11:48:21Z">
        <w:r>
          <w:rPr>
            <w:rFonts w:hint="eastAsia"/>
          </w:rPr>
          <w:delText>使所持有的现金类资产（包括存款、货币基金、银行理财产品）比例不低于总值的10%（以成本价计算）。如遇投资标的处于封闭期等原因导致本基金财产无法及时变现的，则变现时间顺延。</w:delText>
        </w:r>
      </w:del>
    </w:p>
    <w:p w14:paraId="6F39D250">
      <w:pPr>
        <w:spacing w:line="360" w:lineRule="auto"/>
        <w:ind w:firstLine="420" w:firstLineChars="200"/>
        <w:rPr>
          <w:ins w:id="733" w:author="tongweiwei" w:date="2025-02-20T11:48:24Z"/>
          <w:rFonts w:hint="eastAsia"/>
          <w:lang w:eastAsia="zh-CN"/>
        </w:rPr>
      </w:pPr>
      <w:ins w:id="734" w:author="tongweiwei" w:date="2025-02-20T11:48:24Z">
        <w:r>
          <w:rPr>
            <w:rFonts w:hint="eastAsia"/>
            <w:lang w:eastAsia="zh-CN"/>
          </w:rPr>
          <w:t>。</w:t>
        </w:r>
      </w:ins>
    </w:p>
    <w:p w14:paraId="6D3B71A6">
      <w:pPr>
        <w:spacing w:line="360" w:lineRule="auto"/>
        <w:ind w:firstLine="420" w:firstLineChars="200"/>
        <w:rPr>
          <w:rFonts w:hint="eastAsia" w:ascii="楷体_GB2312" w:hAnsi="宋体" w:eastAsia="楷体_GB2312"/>
          <w:sz w:val="24"/>
        </w:rPr>
      </w:pPr>
      <w:r>
        <w:rPr>
          <w:rFonts w:hint="eastAsia"/>
        </w:rPr>
        <w:t>当使用本基金投资标的最近估值价计算的基金份额净值低于或等于止损线</w:t>
      </w:r>
      <w:del w:id="735" w:author="tongweiwei" w:date="2025-02-07T14:03:51Z">
        <w:r>
          <w:rPr>
            <w:rFonts w:hint="eastAsia"/>
          </w:rPr>
          <w:delText>0.86</w:delText>
        </w:r>
      </w:del>
      <w:ins w:id="736" w:author="tongweiwei" w:date="2025-02-07T14:03:51Z">
        <w:r>
          <w:rPr>
            <w:rFonts w:hint="eastAsia"/>
            <w:lang w:eastAsia="zh-CN"/>
          </w:rPr>
          <w:t>0.90</w:t>
        </w:r>
      </w:ins>
      <w:r>
        <w:rPr>
          <w:rFonts w:hint="eastAsia"/>
        </w:rPr>
        <w:t>元时，管理人在计算出该净值并与托管人核对一致后的下一个工作日内开始止损操作，逐步将持仓的投资标的卖出，在十个工作日内将持仓的投资标的平仓变现。该平仓操作不可逆，在所持全部非现金类资产变现前不可停止。对于已变现部分，根据本合同第二十五章的清算程序对基金进行清算。如遇投资标的处于封闭期等原因导致本基金财产无法及时变现的，则变现时间顺延，待全部变现完成之日，管理人进行二次清算。在止损卖出过程中，由于大量卖出导致市场价格大幅下跌或因证券、期货跌停、停牌等事件导致证券、期货不能卖出等因素，可能给基金带来损失，导致止损后基金份额净值低于止损前基金份额净值。</w:t>
      </w:r>
    </w:p>
    <w:p w14:paraId="1C83E844">
      <w:pPr>
        <w:spacing w:line="360" w:lineRule="auto"/>
        <w:ind w:firstLine="420" w:firstLineChars="200"/>
      </w:pPr>
      <w:r>
        <w:rPr>
          <w:rFonts w:hint="eastAsia"/>
        </w:rPr>
        <w:t>基金的预警和止损由基金管理人负责执行，如基金管理人：</w:t>
      </w:r>
    </w:p>
    <w:p w14:paraId="0B722F08">
      <w:pPr>
        <w:spacing w:line="360" w:lineRule="auto"/>
        <w:ind w:firstLine="420" w:firstLineChars="200"/>
      </w:pPr>
      <w:r>
        <w:rPr>
          <w:rFonts w:hint="eastAsia"/>
        </w:rPr>
        <w:t>(1)未按照基金合同的约定</w:t>
      </w:r>
      <w:del w:id="737" w:author="tongweiwei" w:date="2025-02-20T11:50:35Z">
        <w:r>
          <w:rPr>
            <w:rFonts w:hint="eastAsia"/>
          </w:rPr>
          <w:delText>采</w:delText>
        </w:r>
      </w:del>
      <w:del w:id="738" w:author="tongweiwei" w:date="2025-02-20T11:50:34Z">
        <w:r>
          <w:rPr>
            <w:rFonts w:hint="eastAsia"/>
          </w:rPr>
          <w:delText>取</w:delText>
        </w:r>
      </w:del>
      <w:ins w:id="739" w:author="tongweiwei" w:date="2025-02-20T11:50:27Z">
        <w:r>
          <w:rPr>
            <w:rFonts w:hint="eastAsia"/>
          </w:rPr>
          <w:t>通知基金份额持有人投资风险</w:t>
        </w:r>
      </w:ins>
      <w:del w:id="740" w:author="tongweiwei" w:date="2025-02-20T11:50:27Z">
        <w:r>
          <w:rPr>
            <w:rFonts w:hint="eastAsia"/>
          </w:rPr>
          <w:delText>风险控制措施</w:delText>
        </w:r>
      </w:del>
      <w:r>
        <w:rPr>
          <w:rFonts w:hint="eastAsia"/>
        </w:rPr>
        <w:t>和进行止损；</w:t>
      </w:r>
    </w:p>
    <w:p w14:paraId="3682ED78">
      <w:pPr>
        <w:spacing w:line="360" w:lineRule="auto"/>
        <w:ind w:firstLine="420" w:firstLineChars="200"/>
      </w:pPr>
      <w:r>
        <w:rPr>
          <w:rFonts w:hint="eastAsia"/>
        </w:rPr>
        <w:t>(2)因管理人或其选择的经纪商未能及时提供估值所需相关数据进而导致基金份额净值无法计算而延误止损操作；</w:t>
      </w:r>
    </w:p>
    <w:p w14:paraId="57DCEAD6">
      <w:pPr>
        <w:spacing w:line="360" w:lineRule="auto"/>
        <w:ind w:firstLine="420" w:firstLineChars="200"/>
      </w:pPr>
      <w:r>
        <w:rPr>
          <w:rFonts w:hint="eastAsia"/>
        </w:rPr>
        <w:t>(3)在止损卖出过程中，由于投资标的未开放赎回（提取）等情况而无法及时变现。</w:t>
      </w:r>
    </w:p>
    <w:p w14:paraId="5129F034">
      <w:pPr>
        <w:spacing w:line="360" w:lineRule="auto"/>
        <w:ind w:firstLine="420" w:firstLineChars="200"/>
      </w:pPr>
      <w:r>
        <w:rPr>
          <w:rFonts w:hint="eastAsia"/>
        </w:rPr>
        <w:t>由于上述原因对基金财产或基金份额持有人造成的损失，基金托管人不承担责任。</w:t>
      </w:r>
    </w:p>
    <w:p w14:paraId="50F0DA46">
      <w:pPr>
        <w:spacing w:line="360" w:lineRule="auto"/>
        <w:rPr>
          <w:rFonts w:hint="eastAsia" w:ascii="宋体" w:hAnsi="宋体"/>
          <w:szCs w:val="21"/>
        </w:rPr>
      </w:pPr>
    </w:p>
    <w:p w14:paraId="42F29209">
      <w:pPr>
        <w:pStyle w:val="2"/>
        <w:spacing w:before="0" w:after="0" w:line="360" w:lineRule="auto"/>
        <w:ind w:firstLine="422" w:firstLineChars="200"/>
        <w:jc w:val="center"/>
        <w:rPr>
          <w:rFonts w:hint="eastAsia" w:ascii="宋体" w:hAnsi="宋体"/>
          <w:sz w:val="21"/>
          <w:szCs w:val="21"/>
        </w:rPr>
      </w:pPr>
      <w:bookmarkStart w:id="16" w:name="_Toc381953524"/>
      <w:bookmarkStart w:id="17" w:name="_Toc459392456"/>
      <w:bookmarkStart w:id="18" w:name="_Toc12808"/>
      <w:r>
        <w:rPr>
          <w:rFonts w:hint="eastAsia" w:ascii="宋体" w:hAnsi="宋体"/>
          <w:sz w:val="21"/>
          <w:szCs w:val="21"/>
        </w:rPr>
        <w:t>五、</w:t>
      </w:r>
      <w:bookmarkEnd w:id="16"/>
      <w:r>
        <w:rPr>
          <w:rFonts w:hint="eastAsia" w:ascii="宋体" w:hAnsi="宋体"/>
          <w:sz w:val="21"/>
          <w:szCs w:val="21"/>
        </w:rPr>
        <w:t>基金的募集</w:t>
      </w:r>
      <w:bookmarkEnd w:id="17"/>
      <w:bookmarkEnd w:id="18"/>
    </w:p>
    <w:p w14:paraId="6ED93E9B">
      <w:pPr>
        <w:spacing w:line="360" w:lineRule="auto"/>
        <w:ind w:firstLine="420" w:firstLineChars="200"/>
      </w:pPr>
    </w:p>
    <w:p w14:paraId="1F43AA42">
      <w:pPr>
        <w:spacing w:line="360" w:lineRule="auto"/>
        <w:ind w:firstLine="420" w:firstLineChars="200"/>
        <w:rPr>
          <w:rFonts w:hint="eastAsia" w:ascii="宋体" w:hAnsi="宋体"/>
          <w:szCs w:val="21"/>
        </w:rPr>
      </w:pPr>
      <w:r>
        <w:rPr>
          <w:rFonts w:hint="eastAsia" w:ascii="宋体" w:hAnsi="宋体"/>
          <w:szCs w:val="21"/>
        </w:rPr>
        <w:t>（一）基金的募集期限、募集机构、募集对象和募集方式</w:t>
      </w:r>
    </w:p>
    <w:p w14:paraId="01E779D3">
      <w:pPr>
        <w:spacing w:line="360" w:lineRule="auto"/>
        <w:ind w:firstLine="420" w:firstLineChars="200"/>
        <w:rPr>
          <w:rFonts w:hint="eastAsia" w:ascii="宋体" w:hAnsi="宋体"/>
          <w:szCs w:val="21"/>
        </w:rPr>
      </w:pPr>
      <w:r>
        <w:rPr>
          <w:rFonts w:hint="eastAsia" w:ascii="宋体" w:hAnsi="宋体"/>
          <w:szCs w:val="21"/>
        </w:rPr>
        <w:t>1、募集期限</w:t>
      </w:r>
    </w:p>
    <w:p w14:paraId="283950F2">
      <w:pPr>
        <w:autoSpaceDE w:val="0"/>
        <w:autoSpaceDN w:val="0"/>
        <w:adjustRightInd w:val="0"/>
        <w:spacing w:line="360" w:lineRule="auto"/>
        <w:ind w:firstLine="420" w:firstLineChars="200"/>
        <w:rPr>
          <w:rFonts w:hint="eastAsia" w:ascii="宋体" w:hAnsi="宋体"/>
          <w:szCs w:val="21"/>
        </w:rPr>
      </w:pPr>
      <w:r>
        <w:rPr>
          <w:rFonts w:hint="eastAsia" w:ascii="宋体" w:hAnsi="宋体"/>
          <w:szCs w:val="21"/>
        </w:rPr>
        <w:t>本基金的募集期限</w:t>
      </w:r>
      <w:r>
        <w:rPr>
          <w:rFonts w:ascii="宋体" w:hAnsi="宋体"/>
          <w:szCs w:val="21"/>
        </w:rPr>
        <w:t>由</w:t>
      </w:r>
      <w:r>
        <w:rPr>
          <w:rFonts w:hint="eastAsia" w:ascii="宋体" w:hAnsi="宋体"/>
          <w:szCs w:val="21"/>
        </w:rPr>
        <w:t>基金</w:t>
      </w:r>
      <w:r>
        <w:rPr>
          <w:rFonts w:ascii="宋体" w:hAnsi="宋体"/>
          <w:szCs w:val="21"/>
        </w:rPr>
        <w:t>管理人根据相关法律法规以及本合同的规定确定。</w:t>
      </w:r>
      <w:r>
        <w:rPr>
          <w:rFonts w:hint="eastAsia" w:ascii="宋体" w:hAnsi="宋体"/>
          <w:szCs w:val="21"/>
        </w:rPr>
        <w:t>基金管理人有权根据本基金销售的实际情况按照相关程序延长或缩短初始销售期，此类变更适用于所有募集机构。延长或缩短募集期的相关信息将及时发布通知，即视为履行完毕延长或缩短募集期的程序。</w:t>
      </w:r>
    </w:p>
    <w:p w14:paraId="39E31DB9">
      <w:pPr>
        <w:autoSpaceDE w:val="0"/>
        <w:autoSpaceDN w:val="0"/>
        <w:adjustRightInd w:val="0"/>
        <w:spacing w:line="360" w:lineRule="auto"/>
        <w:ind w:firstLine="420" w:firstLineChars="200"/>
        <w:rPr>
          <w:rFonts w:hint="eastAsia" w:ascii="宋体" w:hAnsi="宋体"/>
          <w:szCs w:val="21"/>
        </w:rPr>
      </w:pPr>
      <w:r>
        <w:rPr>
          <w:rFonts w:hint="eastAsia" w:ascii="宋体" w:hAnsi="宋体"/>
          <w:szCs w:val="21"/>
        </w:rPr>
        <w:t>2、募集机构</w:t>
      </w:r>
    </w:p>
    <w:p w14:paraId="58F80976">
      <w:pPr>
        <w:autoSpaceDE w:val="0"/>
        <w:autoSpaceDN w:val="0"/>
        <w:adjustRightInd w:val="0"/>
        <w:spacing w:line="360" w:lineRule="auto"/>
        <w:ind w:firstLine="420" w:firstLineChars="200"/>
        <w:rPr>
          <w:rFonts w:hint="eastAsia" w:ascii="宋体" w:hAnsi="宋体"/>
          <w:szCs w:val="21"/>
        </w:rPr>
      </w:pPr>
      <w:r>
        <w:rPr>
          <w:rFonts w:hint="eastAsia" w:ascii="宋体" w:hAnsi="宋体"/>
          <w:szCs w:val="21"/>
        </w:rPr>
        <w:t>本基金募集机构包括私募基金管理人（直销机构）、基金管理人委托的在中国证监会注册取得基金销售业务资格并已成为中国证券投资基金业协会会员的机构（代销机构）。</w:t>
      </w:r>
    </w:p>
    <w:p w14:paraId="3E8FEA1B">
      <w:pPr>
        <w:spacing w:line="360" w:lineRule="auto"/>
        <w:ind w:firstLine="420" w:firstLineChars="200"/>
        <w:rPr>
          <w:rFonts w:hint="eastAsia" w:ascii="宋体" w:hAnsi="宋体"/>
          <w:szCs w:val="21"/>
        </w:rPr>
      </w:pPr>
      <w:r>
        <w:rPr>
          <w:rFonts w:hint="eastAsia" w:ascii="宋体" w:hAnsi="宋体"/>
          <w:szCs w:val="21"/>
        </w:rPr>
        <w:t>3、募集方式</w:t>
      </w:r>
    </w:p>
    <w:p w14:paraId="3214D96A">
      <w:pPr>
        <w:spacing w:line="360" w:lineRule="auto"/>
        <w:ind w:firstLine="420" w:firstLineChars="200"/>
        <w:rPr>
          <w:rFonts w:hint="eastAsia" w:ascii="宋体" w:hAnsi="宋体"/>
          <w:szCs w:val="21"/>
        </w:rPr>
      </w:pPr>
      <w:r>
        <w:rPr>
          <w:rFonts w:hint="eastAsia" w:ascii="宋体" w:hAnsi="宋体"/>
          <w:szCs w:val="21"/>
        </w:rPr>
        <w:t>本基金通过直销机构（基金管理人）和/或基金管理人委托的代销机构进行募集。本基金募集机构及其从业人员以非公开方式向投资者募集资金。</w:t>
      </w:r>
    </w:p>
    <w:p w14:paraId="64E5758C">
      <w:pPr>
        <w:tabs>
          <w:tab w:val="left" w:pos="851"/>
        </w:tabs>
        <w:spacing w:line="360" w:lineRule="auto"/>
        <w:ind w:left="420"/>
        <w:rPr>
          <w:rFonts w:ascii="宋体"/>
          <w:szCs w:val="21"/>
        </w:rPr>
      </w:pPr>
      <w:r>
        <w:rPr>
          <w:rFonts w:hint="eastAsia" w:ascii="宋体" w:hAnsi="宋体"/>
          <w:szCs w:val="21"/>
        </w:rPr>
        <w:t>4、募集对象</w:t>
      </w:r>
    </w:p>
    <w:p w14:paraId="51DB64FC">
      <w:pPr>
        <w:spacing w:line="360" w:lineRule="auto"/>
        <w:ind w:firstLine="420" w:firstLineChars="200"/>
        <w:rPr>
          <w:rFonts w:hint="eastAsia" w:ascii="宋体" w:hAnsi="宋体"/>
          <w:szCs w:val="21"/>
        </w:rPr>
      </w:pPr>
      <w:r>
        <w:rPr>
          <w:rFonts w:hint="eastAsia" w:ascii="宋体" w:hAnsi="宋体"/>
          <w:szCs w:val="21"/>
        </w:rPr>
        <w:t>本基金仅向符合《私募办法》规定的合格投资者发售。合格投资者包括“普通合格投资者”和“特殊合格投资者”。</w:t>
      </w:r>
    </w:p>
    <w:p w14:paraId="68BDEB51">
      <w:pPr>
        <w:spacing w:line="360" w:lineRule="auto"/>
        <w:ind w:firstLine="420" w:firstLineChars="200"/>
        <w:rPr>
          <w:rFonts w:hint="eastAsia" w:ascii="宋体" w:hAnsi="宋体"/>
          <w:szCs w:val="21"/>
        </w:rPr>
      </w:pPr>
      <w:r>
        <w:rPr>
          <w:rFonts w:hint="eastAsia" w:ascii="宋体" w:hAnsi="宋体"/>
          <w:szCs w:val="21"/>
        </w:rPr>
        <w:t>本基金份额分为普通级（</w:t>
      </w:r>
      <w:r>
        <w:rPr>
          <w:rFonts w:ascii="宋体" w:hAnsi="宋体"/>
          <w:szCs w:val="21"/>
        </w:rPr>
        <w:t>A级）和特定级（B级），其中特定级（B级）份额只能由基金管理人以自有资金认/申购，否则由此造成的相关责任，与基金托管人无关。</w:t>
      </w:r>
    </w:p>
    <w:p w14:paraId="58F95F1C">
      <w:pPr>
        <w:spacing w:line="360" w:lineRule="auto"/>
        <w:ind w:firstLine="420" w:firstLineChars="200"/>
        <w:rPr>
          <w:rFonts w:hint="eastAsia" w:ascii="宋体" w:hAnsi="宋体"/>
          <w:szCs w:val="21"/>
        </w:rPr>
      </w:pPr>
      <w:r>
        <w:rPr>
          <w:rFonts w:hint="eastAsia" w:ascii="宋体" w:hAnsi="宋体"/>
          <w:szCs w:val="21"/>
        </w:rPr>
        <w:t>基金管理人不得以规避《证券期货经营机构私募资产管理业务运作管理暂行规定》及《证券期货经营机构私募资产管理计划备案管理规范第</w:t>
      </w:r>
      <w:r>
        <w:rPr>
          <w:rFonts w:ascii="宋体" w:hAnsi="宋体"/>
          <w:szCs w:val="21"/>
        </w:rPr>
        <w:t>3号--结构化资产管理计划》要求为目的，故意安排其他结构化金融产品作为委托资金，通过嵌套金融产品的形式，变相设立不符合规定的结构化金融产品，否则由此造成的相关责任，与基金托管人无关。</w:t>
      </w:r>
    </w:p>
    <w:p w14:paraId="71C2A975">
      <w:pPr>
        <w:spacing w:line="360" w:lineRule="auto"/>
        <w:ind w:firstLine="420" w:firstLineChars="200"/>
        <w:rPr>
          <w:rFonts w:hint="eastAsia" w:ascii="宋体" w:hAnsi="宋体"/>
          <w:szCs w:val="21"/>
        </w:rPr>
      </w:pPr>
      <w:r>
        <w:rPr>
          <w:rFonts w:hint="eastAsia" w:ascii="宋体" w:hAnsi="宋体"/>
          <w:szCs w:val="21"/>
        </w:rPr>
        <w:t>“普通合格投资者”包括具备相应风险识别能力和风险承担能力，投资于单只私募基金的金额不低于100 万元且符合下列相关标准的单位和个人：(1)净资产不低于1000 万元的单位；(2)金融资产不低于300 万元或者最近三年个人年均收入不低于50 万元的个人。前款所称金融资产包括银行存款、股票、债券、基金份额、资产管理计划、银行理财产品、信托计划、保险产品、期货权益等。</w:t>
      </w:r>
    </w:p>
    <w:p w14:paraId="53EBEA1C">
      <w:pPr>
        <w:spacing w:line="360" w:lineRule="auto"/>
        <w:ind w:firstLine="420" w:firstLineChars="200"/>
        <w:rPr>
          <w:rFonts w:hint="eastAsia" w:ascii="宋体" w:hAnsi="宋体"/>
          <w:szCs w:val="21"/>
        </w:rPr>
      </w:pPr>
      <w:r>
        <w:rPr>
          <w:rFonts w:hint="eastAsia" w:ascii="宋体" w:hAnsi="宋体"/>
          <w:szCs w:val="21"/>
        </w:rPr>
        <w:t>“特殊合格投资者”包括下列投资者：(1)社会保障基金、企业年金等养老基金，慈善基金等社会公益基金；(2)依法设立并在中国基金业协会备案的投资计划；(3)投资于所管理私募基金的私募基金管理人及其从业人员；(4)中国证监会规定的其他投资者。</w:t>
      </w:r>
    </w:p>
    <w:p w14:paraId="1C8110B6">
      <w:pPr>
        <w:spacing w:line="360" w:lineRule="auto"/>
        <w:ind w:firstLine="420" w:firstLineChars="200"/>
        <w:rPr>
          <w:rFonts w:hint="eastAsia" w:ascii="宋体" w:hAnsi="宋体"/>
          <w:szCs w:val="21"/>
        </w:rPr>
      </w:pPr>
      <w:r>
        <w:rPr>
          <w:rFonts w:hint="eastAsia" w:ascii="宋体" w:hAnsi="宋体"/>
          <w:szCs w:val="21"/>
        </w:rPr>
        <w:t>（二）募集账户信息</w:t>
      </w:r>
    </w:p>
    <w:p w14:paraId="1E6AD61C">
      <w:pPr>
        <w:spacing w:line="360" w:lineRule="auto"/>
        <w:ind w:firstLine="420" w:firstLineChars="200"/>
        <w:rPr>
          <w:szCs w:val="21"/>
        </w:rPr>
      </w:pPr>
      <w:r>
        <w:rPr>
          <w:rFonts w:hint="eastAsia" w:asciiTheme="minorEastAsia" w:hAnsiTheme="minorEastAsia"/>
          <w:szCs w:val="21"/>
        </w:rPr>
        <w:t>募集账户仅用于本基金募集期间和存续期间认购、申购和赎回资金的归集与支付。募集账户是由募集账户监督机构代基金管理人开立，用于本基金募集期间和存续期间所有销售渠道的认购、申购和赎回资金收付的专用账户，并不代表募集账户监督机构接受投资者的认购、申购资金，也不表明募集账户监督机构对本基金的价值和收益作出实质性判断或保证，也不表明投资于本基金没有风险。</w:t>
      </w:r>
    </w:p>
    <w:p w14:paraId="03A4A84C">
      <w:pPr>
        <w:spacing w:line="360" w:lineRule="auto"/>
        <w:ind w:firstLine="420" w:firstLineChars="200"/>
        <w:rPr>
          <w:szCs w:val="21"/>
        </w:rPr>
      </w:pPr>
      <w:r>
        <w:rPr>
          <w:rFonts w:hint="eastAsia"/>
          <w:szCs w:val="21"/>
        </w:rPr>
        <w:t>募集账户信息如下：</w:t>
      </w:r>
    </w:p>
    <w:p w14:paraId="5ED920F5">
      <w:pPr>
        <w:spacing w:line="360" w:lineRule="auto"/>
        <w:ind w:firstLine="420" w:firstLineChars="200"/>
        <w:rPr>
          <w:szCs w:val="21"/>
        </w:rPr>
      </w:pPr>
      <w:r>
        <w:rPr>
          <w:rFonts w:hint="eastAsia"/>
          <w:szCs w:val="21"/>
        </w:rPr>
        <w:t>账户名：招商证券股份有限公司基金运营外包服务募集专户</w:t>
      </w:r>
    </w:p>
    <w:p w14:paraId="4AD23D6E">
      <w:pPr>
        <w:spacing w:line="360" w:lineRule="auto"/>
        <w:ind w:firstLine="420" w:firstLineChars="200"/>
        <w:rPr>
          <w:szCs w:val="21"/>
        </w:rPr>
      </w:pPr>
      <w:r>
        <w:rPr>
          <w:rFonts w:hint="eastAsia"/>
          <w:szCs w:val="21"/>
        </w:rPr>
        <w:t>账号：41190006851091903007633</w:t>
      </w:r>
    </w:p>
    <w:p w14:paraId="7E8B8A69">
      <w:pPr>
        <w:spacing w:line="360" w:lineRule="auto"/>
        <w:ind w:firstLine="420" w:firstLineChars="200"/>
        <w:rPr>
          <w:szCs w:val="21"/>
        </w:rPr>
      </w:pPr>
      <w:r>
        <w:rPr>
          <w:rFonts w:hint="eastAsia"/>
          <w:szCs w:val="21"/>
        </w:rPr>
        <w:t>开户行：招商银行股份有限公司深圳深纺大厦支行</w:t>
      </w:r>
    </w:p>
    <w:p w14:paraId="4A49DC19">
      <w:pPr>
        <w:spacing w:line="360" w:lineRule="auto"/>
        <w:ind w:firstLine="420" w:firstLineChars="200"/>
        <w:rPr>
          <w:szCs w:val="21"/>
        </w:rPr>
      </w:pPr>
      <w:r>
        <w:rPr>
          <w:rFonts w:hint="eastAsia"/>
          <w:szCs w:val="21"/>
        </w:rPr>
        <w:t>大额支付系统行号：308584001627</w:t>
      </w:r>
    </w:p>
    <w:p w14:paraId="0E8D91F6">
      <w:pPr>
        <w:spacing w:line="360" w:lineRule="auto"/>
        <w:ind w:firstLine="420" w:firstLineChars="200"/>
        <w:rPr>
          <w:szCs w:val="21"/>
        </w:rPr>
      </w:pPr>
      <w:r>
        <w:rPr>
          <w:rFonts w:hint="eastAsia"/>
          <w:szCs w:val="21"/>
        </w:rPr>
        <w:t>募集账户监督机构：招商证券股份有限公司</w:t>
      </w:r>
    </w:p>
    <w:p w14:paraId="68254CE7">
      <w:pPr>
        <w:spacing w:line="360" w:lineRule="auto"/>
        <w:ind w:firstLine="420" w:firstLineChars="200"/>
        <w:rPr>
          <w:rFonts w:hint="eastAsia" w:ascii="宋体" w:hAnsi="宋体"/>
          <w:szCs w:val="21"/>
        </w:rPr>
      </w:pPr>
      <w:r>
        <w:rPr>
          <w:rFonts w:hint="eastAsia" w:ascii="宋体" w:hAnsi="宋体"/>
          <w:szCs w:val="21"/>
        </w:rPr>
        <w:t>（三）基金份额的认购事项</w:t>
      </w:r>
    </w:p>
    <w:p w14:paraId="7A041F25">
      <w:pPr>
        <w:spacing w:line="360" w:lineRule="auto"/>
        <w:ind w:firstLine="420" w:firstLineChars="200"/>
        <w:rPr>
          <w:rFonts w:hint="eastAsia" w:ascii="宋体" w:hAnsi="宋体"/>
          <w:szCs w:val="21"/>
        </w:rPr>
      </w:pPr>
      <w:r>
        <w:rPr>
          <w:rFonts w:hint="eastAsia" w:ascii="宋体" w:hAnsi="宋体"/>
          <w:szCs w:val="21"/>
        </w:rPr>
        <w:t>基金投资者认购本基金，以人民币货币资金形式交付。基金不接受现金方式认购，在直销机构认购的投资者须将认购资金从在中国境内开立的自有银行账户划款至募集账户，在代销机构认购的投资者按代销机构的规定缴付资金。</w:t>
      </w:r>
    </w:p>
    <w:p w14:paraId="0B2BB77F">
      <w:pPr>
        <w:spacing w:line="360" w:lineRule="auto"/>
        <w:ind w:firstLine="420" w:firstLineChars="200"/>
        <w:rPr>
          <w:rFonts w:hint="eastAsia" w:ascii="宋体" w:hAnsi="宋体"/>
          <w:szCs w:val="21"/>
        </w:rPr>
      </w:pPr>
      <w:r>
        <w:rPr>
          <w:rFonts w:hint="eastAsia" w:ascii="宋体" w:hAnsi="宋体"/>
          <w:szCs w:val="21"/>
        </w:rPr>
        <w:t>1、基金份额持有人的人数上限</w:t>
      </w:r>
    </w:p>
    <w:p w14:paraId="272B29BA">
      <w:pPr>
        <w:spacing w:line="360" w:lineRule="auto"/>
        <w:ind w:firstLine="420" w:firstLineChars="200"/>
        <w:rPr>
          <w:rFonts w:hint="eastAsia" w:ascii="宋体" w:hAnsi="宋体"/>
          <w:szCs w:val="21"/>
        </w:rPr>
      </w:pPr>
      <w:r>
        <w:rPr>
          <w:rFonts w:hint="eastAsia" w:ascii="宋体" w:hAnsi="宋体"/>
          <w:szCs w:val="21"/>
        </w:rPr>
        <w:t>本基金向合格投资者募集，合格投资者人数累计不得超过二百人。</w:t>
      </w:r>
    </w:p>
    <w:p w14:paraId="3DEC8CF4">
      <w:pPr>
        <w:spacing w:line="360" w:lineRule="auto"/>
        <w:ind w:firstLine="420" w:firstLineChars="200"/>
        <w:rPr>
          <w:rFonts w:hint="eastAsia" w:ascii="宋体" w:hAnsi="宋体"/>
          <w:szCs w:val="21"/>
        </w:rPr>
      </w:pPr>
      <w:r>
        <w:rPr>
          <w:rFonts w:hint="eastAsia" w:ascii="宋体" w:hAnsi="宋体"/>
          <w:szCs w:val="21"/>
        </w:rPr>
        <w:t>2、基金份额的认购费用</w:t>
      </w:r>
    </w:p>
    <w:p w14:paraId="36E831F3">
      <w:pPr>
        <w:spacing w:line="360" w:lineRule="auto"/>
        <w:ind w:firstLine="420" w:firstLineChars="200"/>
        <w:rPr>
          <w:rFonts w:hint="eastAsia" w:ascii="宋体" w:hAnsi="宋体"/>
          <w:szCs w:val="21"/>
        </w:rPr>
      </w:pPr>
      <w:r>
        <w:rPr>
          <w:rFonts w:hint="eastAsia" w:ascii="宋体" w:hAnsi="宋体"/>
          <w:szCs w:val="21"/>
        </w:rPr>
        <w:t>本基金无认购费用。</w:t>
      </w:r>
    </w:p>
    <w:p w14:paraId="04D111CB">
      <w:pPr>
        <w:spacing w:line="360" w:lineRule="auto"/>
        <w:ind w:firstLine="420" w:firstLineChars="200"/>
        <w:rPr>
          <w:rFonts w:hint="eastAsia" w:ascii="宋体" w:hAnsi="宋体"/>
          <w:szCs w:val="21"/>
        </w:rPr>
      </w:pPr>
      <w:r>
        <w:rPr>
          <w:rFonts w:hint="eastAsia" w:ascii="宋体" w:hAnsi="宋体"/>
          <w:szCs w:val="21"/>
        </w:rPr>
        <w:t>3、认购申请的确认</w:t>
      </w:r>
    </w:p>
    <w:p w14:paraId="63A45C68">
      <w:pPr>
        <w:spacing w:line="360" w:lineRule="auto"/>
        <w:ind w:firstLine="420" w:firstLineChars="200"/>
        <w:rPr>
          <w:rFonts w:hint="eastAsia" w:ascii="宋体" w:hAnsi="宋体"/>
          <w:szCs w:val="21"/>
        </w:rPr>
      </w:pPr>
      <w:r>
        <w:rPr>
          <w:rFonts w:ascii="宋体" w:hAnsi="宋体"/>
          <w:szCs w:val="21"/>
        </w:rPr>
        <w:t>认购申请受理完成后，不得撤销。</w:t>
      </w:r>
      <w:r>
        <w:rPr>
          <w:rFonts w:hint="eastAsia" w:ascii="宋体" w:hAnsi="宋体"/>
          <w:szCs w:val="21"/>
        </w:rPr>
        <w:t>募集机构</w:t>
      </w:r>
      <w:r>
        <w:rPr>
          <w:rFonts w:ascii="宋体" w:hAnsi="宋体"/>
          <w:szCs w:val="21"/>
        </w:rPr>
        <w:t>受理认购申请并不表示对该申请成功的确认，而仅代表</w:t>
      </w:r>
      <w:r>
        <w:rPr>
          <w:rFonts w:hint="eastAsia" w:ascii="宋体" w:hAnsi="宋体"/>
          <w:szCs w:val="21"/>
        </w:rPr>
        <w:t>募集机构</w:t>
      </w:r>
      <w:r>
        <w:rPr>
          <w:rFonts w:ascii="宋体" w:hAnsi="宋体"/>
          <w:szCs w:val="21"/>
        </w:rPr>
        <w:t>确实收到了认购申请。</w:t>
      </w:r>
      <w:r>
        <w:rPr>
          <w:rFonts w:hint="eastAsia" w:ascii="宋体" w:hAnsi="宋体"/>
          <w:szCs w:val="21"/>
        </w:rPr>
        <w:t>认购的确认以管理人的确认结果为准。若认购不成功，基金投资者已交付的款项将于基金成立后五个工作日内，无利息地退还基金投资者银行账户。</w:t>
      </w:r>
    </w:p>
    <w:p w14:paraId="3379DC72">
      <w:pPr>
        <w:spacing w:line="360" w:lineRule="auto"/>
        <w:ind w:firstLine="420" w:firstLineChars="200"/>
        <w:rPr>
          <w:rFonts w:hint="eastAsia" w:ascii="宋体" w:hAnsi="宋体"/>
          <w:szCs w:val="21"/>
        </w:rPr>
      </w:pPr>
      <w:r>
        <w:rPr>
          <w:rFonts w:hint="eastAsia" w:ascii="宋体" w:hAnsi="宋体"/>
          <w:szCs w:val="21"/>
        </w:rPr>
        <w:t>本基金的人数规模上限为200人。基金管理人在募集期间每个工作日可接受的人数限制内，按照“时间优先、金额优先”的原则确认有效认购申请。超出基金人数规模上限的认购申请为无效申请。</w:t>
      </w:r>
    </w:p>
    <w:p w14:paraId="650AD302">
      <w:pPr>
        <w:spacing w:line="360" w:lineRule="auto"/>
        <w:ind w:firstLine="420" w:firstLineChars="200"/>
        <w:rPr>
          <w:rFonts w:hint="eastAsia" w:ascii="宋体" w:hAnsi="宋体"/>
          <w:szCs w:val="21"/>
        </w:rPr>
      </w:pPr>
      <w:r>
        <w:rPr>
          <w:rFonts w:hint="eastAsia" w:ascii="宋体" w:hAnsi="宋体"/>
          <w:szCs w:val="21"/>
        </w:rPr>
        <w:t>通过代销机构进行认购的，人数规模控制以基金管理人和代销机构约定的方式为准。</w:t>
      </w:r>
    </w:p>
    <w:p w14:paraId="6B4DEC82">
      <w:pPr>
        <w:spacing w:line="360" w:lineRule="auto"/>
        <w:ind w:firstLine="420" w:firstLineChars="200"/>
        <w:rPr>
          <w:rFonts w:hint="eastAsia" w:ascii="宋体" w:hAnsi="宋体"/>
          <w:szCs w:val="21"/>
        </w:rPr>
      </w:pPr>
      <w:r>
        <w:rPr>
          <w:rFonts w:hint="eastAsia" w:ascii="宋体" w:hAnsi="宋体"/>
          <w:szCs w:val="21"/>
        </w:rPr>
        <w:t>4、认购份额的计算方式</w:t>
      </w:r>
    </w:p>
    <w:p w14:paraId="27772FF0">
      <w:pPr>
        <w:spacing w:line="360" w:lineRule="auto"/>
        <w:ind w:firstLine="420" w:firstLineChars="200"/>
        <w:rPr>
          <w:rFonts w:hint="eastAsia" w:ascii="宋体" w:hAnsi="宋体"/>
          <w:szCs w:val="21"/>
        </w:rPr>
      </w:pPr>
      <w:r>
        <w:rPr>
          <w:rFonts w:hint="eastAsia" w:ascii="宋体" w:hAnsi="宋体"/>
          <w:szCs w:val="21"/>
        </w:rPr>
        <w:t>认购份额</w:t>
      </w:r>
      <w:r>
        <w:rPr>
          <w:rFonts w:ascii="宋体" w:hAnsi="宋体"/>
          <w:szCs w:val="21"/>
        </w:rPr>
        <w:t>=认购金额÷面值</w:t>
      </w:r>
    </w:p>
    <w:p w14:paraId="2276D5A4">
      <w:pPr>
        <w:spacing w:line="360" w:lineRule="auto"/>
        <w:ind w:firstLine="420" w:firstLineChars="200"/>
        <w:rPr>
          <w:rFonts w:hint="eastAsia" w:ascii="宋体" w:hAnsi="宋体"/>
          <w:szCs w:val="21"/>
        </w:rPr>
      </w:pPr>
      <w:r>
        <w:rPr>
          <w:rFonts w:hint="eastAsia" w:ascii="宋体" w:hAnsi="宋体"/>
          <w:szCs w:val="21"/>
        </w:rPr>
        <w:t>认购份额保留到小数点后2位，小数点后第3位四舍五入，由此产生的误差计入基金财产。</w:t>
      </w:r>
    </w:p>
    <w:p w14:paraId="43EECB0C">
      <w:pPr>
        <w:spacing w:line="360" w:lineRule="auto"/>
        <w:ind w:firstLine="420" w:firstLineChars="200"/>
        <w:rPr>
          <w:rFonts w:hint="eastAsia" w:ascii="宋体" w:hAnsi="宋体"/>
          <w:szCs w:val="21"/>
        </w:rPr>
      </w:pPr>
      <w:r>
        <w:rPr>
          <w:rFonts w:hint="eastAsia" w:ascii="宋体" w:hAnsi="宋体"/>
          <w:szCs w:val="21"/>
        </w:rPr>
        <w:t>5、初始销售期间投资者资金的管理及利息处理方式</w:t>
      </w:r>
    </w:p>
    <w:p w14:paraId="3AF0565D">
      <w:pPr>
        <w:spacing w:line="360" w:lineRule="auto"/>
        <w:ind w:firstLine="420" w:firstLineChars="200"/>
        <w:rPr>
          <w:rFonts w:hint="eastAsia" w:ascii="宋体" w:hAnsi="宋体"/>
          <w:szCs w:val="21"/>
        </w:rPr>
      </w:pPr>
      <w:r>
        <w:rPr>
          <w:rFonts w:hint="eastAsia" w:ascii="宋体" w:hAnsi="宋体"/>
          <w:szCs w:val="21"/>
        </w:rPr>
        <w:t>募集机构应当将基金初始销售期间投资者的资金存入募集账户，在基金初始销售行为结束前，任何机构和个人不得动用。基金成立前，认购款在募集账户产生的利息归入基金财产，利息金额按中国人民银行同期活期存款利率计息。</w:t>
      </w:r>
    </w:p>
    <w:p w14:paraId="312E00CF">
      <w:pPr>
        <w:spacing w:line="360" w:lineRule="auto"/>
        <w:ind w:firstLine="420" w:firstLineChars="200"/>
        <w:rPr>
          <w:rFonts w:hint="eastAsia" w:ascii="宋体" w:hAnsi="宋体"/>
          <w:szCs w:val="21"/>
        </w:rPr>
      </w:pPr>
      <w:r>
        <w:rPr>
          <w:rFonts w:hint="eastAsia" w:ascii="宋体" w:hAnsi="宋体"/>
          <w:szCs w:val="21"/>
        </w:rPr>
        <w:t>（四）基金份额认购金额及付款期限</w:t>
      </w:r>
    </w:p>
    <w:p w14:paraId="4CE1C291">
      <w:pPr>
        <w:spacing w:line="360" w:lineRule="auto"/>
        <w:ind w:firstLine="420" w:firstLineChars="200"/>
        <w:rPr>
          <w:rFonts w:hint="eastAsia" w:ascii="宋体" w:hAnsi="宋体"/>
          <w:szCs w:val="21"/>
        </w:rPr>
      </w:pPr>
      <w:r>
        <w:rPr>
          <w:rFonts w:hint="eastAsia" w:ascii="宋体" w:hAnsi="宋体"/>
          <w:szCs w:val="21"/>
        </w:rPr>
        <w:t>投资者在募集期间的认购金额应不低于</w:t>
      </w:r>
      <w:r>
        <w:rPr>
          <w:rFonts w:ascii="宋体" w:hAnsi="宋体"/>
          <w:szCs w:val="21"/>
        </w:rPr>
        <w:t>100万元</w:t>
      </w:r>
      <w:r>
        <w:rPr>
          <w:rFonts w:hint="eastAsia" w:ascii="宋体" w:hAnsi="宋体"/>
          <w:szCs w:val="21"/>
        </w:rPr>
        <w:t>人民币（不含认购费，且本合同“募集对象”中的“特殊合格投资者”不受此限），并可在管理人规定的募集期限分多次缴款，募集期间每次追加认购金额应不低于</w:t>
      </w:r>
      <w:r>
        <w:rPr>
          <w:rFonts w:ascii="宋体" w:hAnsi="宋体"/>
          <w:szCs w:val="21"/>
        </w:rPr>
        <w:t>1万元</w:t>
      </w:r>
      <w:r>
        <w:rPr>
          <w:rFonts w:hint="eastAsia" w:ascii="宋体" w:hAnsi="宋体"/>
          <w:szCs w:val="21"/>
        </w:rPr>
        <w:t>人民币。</w:t>
      </w:r>
    </w:p>
    <w:p w14:paraId="0BF20574">
      <w:pPr>
        <w:spacing w:line="360" w:lineRule="auto"/>
        <w:ind w:firstLine="420" w:firstLineChars="200"/>
        <w:rPr>
          <w:rFonts w:hint="eastAsia" w:ascii="宋体" w:hAnsi="宋体"/>
          <w:szCs w:val="21"/>
        </w:rPr>
      </w:pPr>
      <w:r>
        <w:rPr>
          <w:rFonts w:hint="eastAsia" w:ascii="宋体" w:hAnsi="宋体"/>
          <w:szCs w:val="21"/>
        </w:rPr>
        <w:t>（五）投资冷静期</w:t>
      </w:r>
    </w:p>
    <w:p w14:paraId="5EC7DF46">
      <w:pPr>
        <w:spacing w:line="360" w:lineRule="auto"/>
        <w:ind w:firstLine="420" w:firstLineChars="200"/>
        <w:rPr>
          <w:rFonts w:hint="eastAsia" w:ascii="宋体" w:hAnsi="宋体"/>
          <w:szCs w:val="21"/>
        </w:rPr>
      </w:pPr>
      <w:r>
        <w:rPr>
          <w:rFonts w:hint="eastAsia" w:ascii="宋体" w:hAnsi="宋体"/>
          <w:szCs w:val="21"/>
        </w:rPr>
        <w:t>基金投资者自签署本基金合同且全额缴纳认购份额款项后二十四小时内为本基金的认购投资冷静期，募集机构在投资冷静期内不得主动联系基金投资者。但是，“特殊合格投资者”、专业投资机构、受国务院金融监督管理机构监管的金融产品不适用投资冷静期的限制。</w:t>
      </w:r>
    </w:p>
    <w:p w14:paraId="34CD59BF">
      <w:pPr>
        <w:spacing w:line="360" w:lineRule="auto"/>
        <w:ind w:firstLine="420" w:firstLineChars="200"/>
        <w:rPr>
          <w:rFonts w:hint="eastAsia" w:ascii="宋体" w:hAnsi="宋体"/>
          <w:szCs w:val="21"/>
        </w:rPr>
      </w:pPr>
      <w:r>
        <w:rPr>
          <w:rFonts w:hint="eastAsia" w:ascii="宋体" w:hAnsi="宋体"/>
          <w:szCs w:val="21"/>
        </w:rPr>
        <w:t>（六）回访制度</w:t>
      </w:r>
    </w:p>
    <w:p w14:paraId="44F8BBA5">
      <w:pPr>
        <w:spacing w:line="360" w:lineRule="auto"/>
        <w:ind w:firstLine="420" w:firstLineChars="200"/>
        <w:rPr>
          <w:rFonts w:hint="eastAsia" w:ascii="宋体" w:hAnsi="宋体"/>
          <w:szCs w:val="21"/>
        </w:rPr>
      </w:pPr>
      <w:r>
        <w:rPr>
          <w:rFonts w:hint="eastAsia" w:ascii="宋体" w:hAnsi="宋体"/>
          <w:kern w:val="0"/>
          <w:szCs w:val="21"/>
        </w:rPr>
        <w:t>在中国基金业协会正式要求私募基金的募集机构实施《募集行为管理办法》规定的回访制度之前，本基金直销机构暂不实施该回访制度，代销机构可自行决定是否实施该回访制度。</w:t>
      </w:r>
    </w:p>
    <w:p w14:paraId="154378D1">
      <w:pPr>
        <w:spacing w:line="360" w:lineRule="auto"/>
        <w:ind w:firstLine="420" w:firstLineChars="200"/>
        <w:rPr>
          <w:rFonts w:hint="eastAsia" w:ascii="宋体" w:hAnsi="宋体"/>
          <w:szCs w:val="21"/>
        </w:rPr>
      </w:pPr>
      <w:r>
        <w:rPr>
          <w:rFonts w:hint="eastAsia" w:ascii="宋体" w:hAnsi="宋体"/>
          <w:szCs w:val="21"/>
        </w:rPr>
        <w:t>在中国基金业协会正式要求私募基金的募集机构实施《募集行为管理办法》规定的回访制度之后，募集机构应当在投资冷静期满后，指令本机构从事基金销售推介业务以外的人员以录音电话、电邮、信函等适当方式进行投资回访。未经回访确认成功，投资者交纳的认购基金款项不得由募集账户划转到托管资金账户，基金管理人不得投资运作投资者交纳的认购基金款项。但是，“特殊合格投资者”、专业投资机构、受国务院金融监督管理机构监管的金融产品不适用本回访制度。在此情况下，基金管理人有权根据回访制度的实施需要而变更本合同项下的相关条款，但应提前通知基金投资者，对基金投资者履行告知义务。</w:t>
      </w:r>
    </w:p>
    <w:p w14:paraId="587EB587">
      <w:pPr>
        <w:spacing w:line="360" w:lineRule="auto"/>
        <w:ind w:firstLine="420" w:firstLineChars="200"/>
        <w:rPr>
          <w:rFonts w:hint="eastAsia" w:ascii="宋体" w:hAnsi="宋体"/>
          <w:szCs w:val="21"/>
        </w:rPr>
      </w:pPr>
    </w:p>
    <w:p w14:paraId="1006E073">
      <w:pPr>
        <w:pStyle w:val="2"/>
        <w:spacing w:before="0" w:after="0" w:line="360" w:lineRule="auto"/>
        <w:ind w:firstLine="422" w:firstLineChars="200"/>
        <w:jc w:val="center"/>
        <w:rPr>
          <w:rFonts w:hint="eastAsia" w:ascii="宋体" w:hAnsi="宋体"/>
          <w:sz w:val="21"/>
          <w:szCs w:val="21"/>
        </w:rPr>
      </w:pPr>
      <w:bookmarkStart w:id="19" w:name="_Toc6956"/>
      <w:bookmarkStart w:id="20" w:name="_Toc459392457"/>
      <w:r>
        <w:rPr>
          <w:rFonts w:hint="eastAsia" w:ascii="宋体" w:hAnsi="宋体"/>
          <w:sz w:val="21"/>
          <w:szCs w:val="21"/>
        </w:rPr>
        <w:t>六、基金的成立与备案</w:t>
      </w:r>
      <w:bookmarkEnd w:id="19"/>
      <w:bookmarkEnd w:id="20"/>
    </w:p>
    <w:p w14:paraId="72DD5E89">
      <w:pPr>
        <w:spacing w:line="360" w:lineRule="auto"/>
        <w:ind w:firstLine="420" w:firstLineChars="200"/>
        <w:rPr>
          <w:rFonts w:hint="eastAsia" w:ascii="宋体" w:hAnsi="宋体"/>
          <w:szCs w:val="21"/>
        </w:rPr>
      </w:pPr>
    </w:p>
    <w:p w14:paraId="3180A7E7">
      <w:pPr>
        <w:spacing w:line="360" w:lineRule="auto"/>
        <w:ind w:firstLine="420" w:firstLineChars="200"/>
        <w:rPr>
          <w:rFonts w:hint="eastAsia" w:ascii="宋体" w:hAnsi="宋体"/>
          <w:szCs w:val="21"/>
        </w:rPr>
      </w:pPr>
      <w:r>
        <w:rPr>
          <w:rFonts w:hint="eastAsia" w:ascii="宋体" w:hAnsi="宋体"/>
          <w:szCs w:val="21"/>
        </w:rPr>
        <w:t>（一）基金合同签署的方式</w:t>
      </w:r>
    </w:p>
    <w:p w14:paraId="2FB625C1">
      <w:pPr>
        <w:spacing w:line="360" w:lineRule="auto"/>
        <w:ind w:firstLine="420" w:firstLineChars="200"/>
        <w:rPr>
          <w:rFonts w:hint="eastAsia" w:ascii="宋体" w:hAnsi="宋体"/>
          <w:szCs w:val="21"/>
        </w:rPr>
      </w:pPr>
      <w:r>
        <w:rPr>
          <w:rFonts w:hint="eastAsia" w:ascii="宋体" w:hAnsi="宋体"/>
          <w:szCs w:val="21"/>
        </w:rPr>
        <w:t>投资者认购本基金，应当在与募集机构完成合格投资者确认程序后通过纸质合同的方式签署本基金合同。</w:t>
      </w:r>
    </w:p>
    <w:p w14:paraId="79D338F9">
      <w:pPr>
        <w:spacing w:line="360" w:lineRule="auto"/>
        <w:ind w:firstLine="420" w:firstLineChars="200"/>
        <w:rPr>
          <w:rFonts w:hint="eastAsia" w:ascii="宋体" w:hAnsi="宋体"/>
          <w:szCs w:val="21"/>
        </w:rPr>
      </w:pPr>
      <w:r>
        <w:rPr>
          <w:rFonts w:hint="eastAsia" w:ascii="宋体" w:hAnsi="宋体"/>
          <w:szCs w:val="21"/>
        </w:rPr>
        <w:t>（二）基金的成立</w:t>
      </w:r>
    </w:p>
    <w:p w14:paraId="373D9CD2">
      <w:pPr>
        <w:spacing w:line="360" w:lineRule="auto"/>
        <w:ind w:firstLine="420" w:firstLineChars="200"/>
        <w:rPr>
          <w:rFonts w:hint="eastAsia" w:ascii="宋体" w:hAnsi="宋体"/>
          <w:szCs w:val="21"/>
        </w:rPr>
      </w:pPr>
      <w:r>
        <w:rPr>
          <w:rFonts w:hint="eastAsia" w:ascii="宋体" w:hAnsi="宋体"/>
          <w:szCs w:val="21"/>
        </w:rPr>
        <w:t>本基金募集期结束后，将全部募集资金划入托管资金账户，基金托管人核实资金到账情况，并向基金管理人出具资金到账通知书，基金成立。</w:t>
      </w:r>
    </w:p>
    <w:p w14:paraId="51B60193">
      <w:pPr>
        <w:spacing w:line="360" w:lineRule="auto"/>
        <w:ind w:firstLine="420" w:firstLineChars="200"/>
        <w:rPr>
          <w:rFonts w:hint="eastAsia" w:ascii="宋体" w:hAnsi="宋体"/>
          <w:szCs w:val="21"/>
        </w:rPr>
      </w:pPr>
      <w:r>
        <w:rPr>
          <w:rFonts w:hint="eastAsia" w:ascii="宋体" w:hAnsi="宋体"/>
          <w:szCs w:val="21"/>
        </w:rPr>
        <w:t>基金管理人于基金成立时发布基金成立通知。</w:t>
      </w:r>
    </w:p>
    <w:p w14:paraId="4E6743B6">
      <w:pPr>
        <w:pStyle w:val="35"/>
        <w:spacing w:line="360" w:lineRule="auto"/>
        <w:ind w:firstLine="420"/>
        <w:rPr>
          <w:rFonts w:hint="eastAsia" w:ascii="宋体" w:hAnsi="宋体"/>
        </w:rPr>
      </w:pPr>
      <w:r>
        <w:rPr>
          <w:rFonts w:hint="eastAsia" w:ascii="宋体" w:hAnsi="宋体"/>
        </w:rPr>
        <w:t>基金托管人的职责自基金成立后开始。</w:t>
      </w:r>
    </w:p>
    <w:p w14:paraId="6A9D78C1">
      <w:pPr>
        <w:spacing w:line="360" w:lineRule="auto"/>
        <w:ind w:firstLine="420" w:firstLineChars="200"/>
        <w:rPr>
          <w:rFonts w:hint="eastAsia" w:ascii="宋体" w:hAnsi="宋体"/>
          <w:szCs w:val="21"/>
        </w:rPr>
      </w:pPr>
      <w:r>
        <w:rPr>
          <w:rFonts w:hint="eastAsia" w:ascii="宋体" w:hAnsi="宋体"/>
          <w:szCs w:val="21"/>
        </w:rPr>
        <w:t>（三）募集失败的处理方式</w:t>
      </w:r>
    </w:p>
    <w:p w14:paraId="362E6393">
      <w:pPr>
        <w:spacing w:line="360" w:lineRule="auto"/>
        <w:ind w:firstLine="420" w:firstLineChars="200"/>
        <w:rPr>
          <w:rFonts w:hint="eastAsia" w:ascii="宋体" w:hAnsi="宋体"/>
          <w:szCs w:val="21"/>
        </w:rPr>
      </w:pPr>
      <w:r>
        <w:rPr>
          <w:rFonts w:hint="eastAsia" w:ascii="宋体" w:hAnsi="宋体"/>
          <w:szCs w:val="21"/>
        </w:rPr>
        <w:t>募集期限届满，本基金未能成立的，基金管理人应当：</w:t>
      </w:r>
    </w:p>
    <w:p w14:paraId="2CAEC19D">
      <w:pPr>
        <w:spacing w:line="360" w:lineRule="auto"/>
        <w:ind w:firstLine="420" w:firstLineChars="200"/>
        <w:rPr>
          <w:rFonts w:hint="eastAsia" w:ascii="宋体" w:hAnsi="宋体"/>
          <w:szCs w:val="21"/>
        </w:rPr>
      </w:pPr>
      <w:r>
        <w:rPr>
          <w:rFonts w:hint="eastAsia" w:ascii="宋体" w:hAnsi="宋体"/>
          <w:szCs w:val="21"/>
        </w:rPr>
        <w:t>1、以其固有财产承担因销售行为而产生的债务和费用。</w:t>
      </w:r>
    </w:p>
    <w:p w14:paraId="47467B40">
      <w:pPr>
        <w:spacing w:line="360" w:lineRule="auto"/>
        <w:ind w:firstLine="420" w:firstLineChars="200"/>
        <w:rPr>
          <w:rFonts w:hint="eastAsia" w:ascii="宋体" w:hAnsi="宋体"/>
          <w:szCs w:val="21"/>
        </w:rPr>
      </w:pPr>
      <w:r>
        <w:rPr>
          <w:rFonts w:hint="eastAsia" w:ascii="宋体" w:hAnsi="宋体"/>
          <w:szCs w:val="21"/>
        </w:rPr>
        <w:t>2、在募集期限届满后30日内返还基金投资者已缴纳的款项，并加计不低于银行同期活期存款利息。</w:t>
      </w:r>
    </w:p>
    <w:p w14:paraId="75F33092">
      <w:pPr>
        <w:spacing w:line="360" w:lineRule="auto"/>
        <w:ind w:firstLine="420" w:firstLineChars="200"/>
        <w:rPr>
          <w:rFonts w:hint="eastAsia" w:ascii="宋体" w:hAnsi="宋体"/>
          <w:szCs w:val="21"/>
        </w:rPr>
      </w:pPr>
      <w:r>
        <w:rPr>
          <w:rFonts w:hint="eastAsia" w:ascii="宋体" w:hAnsi="宋体"/>
          <w:szCs w:val="21"/>
        </w:rPr>
        <w:t>（四）基金的备案</w:t>
      </w:r>
    </w:p>
    <w:p w14:paraId="0D9B4794">
      <w:pPr>
        <w:spacing w:line="360" w:lineRule="auto"/>
        <w:ind w:firstLine="420" w:firstLineChars="200"/>
        <w:rPr>
          <w:rFonts w:hint="eastAsia" w:ascii="宋体" w:hAnsi="宋体"/>
          <w:szCs w:val="21"/>
        </w:rPr>
      </w:pPr>
      <w:r>
        <w:rPr>
          <w:rFonts w:hint="eastAsia" w:ascii="宋体" w:hAnsi="宋体"/>
          <w:szCs w:val="21"/>
        </w:rPr>
        <w:t>基金管理人在基金募集完毕后20个工作日内，向中国基金业协会履行基金备案手续。本基金在中国基金业协会完成备案后方可进行投资运作。基金投资者可在本基金完成备案之后通过中国基金业协会网站查询本基金公示信息。</w:t>
      </w:r>
    </w:p>
    <w:p w14:paraId="1915BA08">
      <w:pPr>
        <w:spacing w:line="360" w:lineRule="auto"/>
        <w:ind w:firstLine="420" w:firstLineChars="200"/>
        <w:rPr>
          <w:rFonts w:hint="eastAsia" w:ascii="宋体" w:hAnsi="宋体"/>
          <w:szCs w:val="21"/>
        </w:rPr>
      </w:pPr>
      <w:bookmarkStart w:id="21" w:name="_Hlt211344873"/>
      <w:bookmarkEnd w:id="21"/>
    </w:p>
    <w:p w14:paraId="26E8807E">
      <w:pPr>
        <w:pStyle w:val="2"/>
        <w:spacing w:before="0" w:after="0" w:line="360" w:lineRule="auto"/>
        <w:jc w:val="center"/>
        <w:rPr>
          <w:rFonts w:hint="default" w:ascii="宋体" w:hAnsi="宋体" w:eastAsia="宋体"/>
          <w:sz w:val="21"/>
          <w:szCs w:val="21"/>
          <w:lang w:val="en-US" w:eastAsia="zh-CN"/>
        </w:rPr>
      </w:pPr>
      <w:bookmarkStart w:id="22" w:name="_Toc381953526"/>
      <w:bookmarkStart w:id="23" w:name="_Toc459392458"/>
      <w:bookmarkStart w:id="24" w:name="_Toc22790"/>
      <w:r>
        <w:rPr>
          <w:rFonts w:hint="eastAsia" w:ascii="宋体" w:hAnsi="宋体"/>
          <w:sz w:val="21"/>
          <w:szCs w:val="21"/>
        </w:rPr>
        <w:t>七、基金的申购、赎回</w:t>
      </w:r>
      <w:bookmarkEnd w:id="22"/>
      <w:ins w:id="741" w:author="tongweiwei" w:date="2025-02-20T11:53:32Z">
        <w:r>
          <w:rPr>
            <w:rFonts w:hint="eastAsia" w:ascii="宋体" w:hAnsi="宋体"/>
            <w:sz w:val="21"/>
            <w:szCs w:val="21"/>
            <w:lang w:eastAsia="zh-CN"/>
          </w:rPr>
          <w:t>、</w:t>
        </w:r>
      </w:ins>
      <w:del w:id="742" w:author="tongweiwei" w:date="2025-02-20T11:53:28Z">
        <w:r>
          <w:rPr>
            <w:rFonts w:hint="eastAsia" w:ascii="宋体" w:hAnsi="宋体"/>
            <w:sz w:val="21"/>
            <w:szCs w:val="21"/>
          </w:rPr>
          <w:delText>与</w:delText>
        </w:r>
      </w:del>
      <w:r>
        <w:rPr>
          <w:rFonts w:hint="eastAsia" w:ascii="宋体" w:hAnsi="宋体"/>
          <w:sz w:val="21"/>
          <w:szCs w:val="21"/>
        </w:rPr>
        <w:t>转让</w:t>
      </w:r>
      <w:bookmarkEnd w:id="23"/>
      <w:ins w:id="743" w:author="tongweiwei" w:date="2025-02-20T11:53:34Z">
        <w:r>
          <w:rPr>
            <w:rFonts w:hint="eastAsia" w:ascii="宋体" w:hAnsi="宋体"/>
            <w:sz w:val="21"/>
            <w:szCs w:val="21"/>
            <w:lang w:val="en-US" w:eastAsia="zh-CN"/>
          </w:rPr>
          <w:t>与</w:t>
        </w:r>
      </w:ins>
      <w:ins w:id="744" w:author="tongweiwei" w:date="2025-02-20T11:53:38Z">
        <w:r>
          <w:rPr>
            <w:rFonts w:hint="eastAsia" w:ascii="宋体" w:hAnsi="宋体"/>
            <w:sz w:val="21"/>
            <w:szCs w:val="21"/>
            <w:lang w:val="en-US" w:eastAsia="zh-CN"/>
          </w:rPr>
          <w:t>转换</w:t>
        </w:r>
        <w:bookmarkEnd w:id="24"/>
      </w:ins>
    </w:p>
    <w:p w14:paraId="02E0AB71">
      <w:pPr>
        <w:spacing w:line="360" w:lineRule="auto"/>
        <w:ind w:firstLine="420" w:firstLineChars="200"/>
        <w:rPr>
          <w:rFonts w:hint="eastAsia" w:ascii="宋体" w:hAnsi="宋体"/>
          <w:szCs w:val="21"/>
        </w:rPr>
      </w:pPr>
    </w:p>
    <w:p w14:paraId="001DAE33">
      <w:pPr>
        <w:spacing w:line="360" w:lineRule="auto"/>
        <w:ind w:firstLine="420" w:firstLineChars="200"/>
        <w:rPr>
          <w:rFonts w:hint="eastAsia" w:ascii="宋体" w:hAnsi="宋体"/>
          <w:szCs w:val="21"/>
        </w:rPr>
      </w:pPr>
      <w:r>
        <w:rPr>
          <w:rFonts w:hint="eastAsia" w:ascii="宋体" w:hAnsi="宋体"/>
          <w:szCs w:val="21"/>
        </w:rPr>
        <w:t>（一）申购和赎回的开放日及时间</w:t>
      </w:r>
    </w:p>
    <w:p w14:paraId="0DB08B16">
      <w:pPr>
        <w:spacing w:line="360" w:lineRule="auto"/>
        <w:ind w:firstLine="420" w:firstLineChars="200"/>
        <w:rPr>
          <w:rFonts w:hint="eastAsia" w:ascii="宋体" w:hAnsi="宋体"/>
          <w:szCs w:val="21"/>
        </w:rPr>
      </w:pPr>
      <w:r>
        <w:rPr>
          <w:rFonts w:hint="eastAsia" w:ascii="宋体" w:hAnsi="宋体"/>
          <w:szCs w:val="21"/>
        </w:rPr>
        <w:t>基金投资者可在本基金开放日根据本合同相关约定申购和/或赎回本基金，但基金管理人根据法律法规、中国证监会的要求或本合同的规定发布暂停申购和/或赎回通知时除外。基金投资者须在开放日或开放日之前的工作日的9：00-15：00内根据募集机构的规定向募集机构及其销售网点提交书面申请文件（如募集机构另有规定的，遵循募集机构相关规定办理申请提交事宜）。未提交书面申请文件的，募集机构及其销售网点有权拒绝投资者的申购或赎回申请。若法律法规、中国证监会、中国基金业协会有新的规定或出现其他特殊情况，基金管理人将视情况对开放时间进行相应调整并进行通知。</w:t>
      </w:r>
    </w:p>
    <w:p w14:paraId="73BAF0E4">
      <w:pPr>
        <w:spacing w:line="360" w:lineRule="auto"/>
        <w:ind w:firstLine="420" w:firstLineChars="200"/>
        <w:rPr>
          <w:ins w:id="745" w:author="tongweiwei" w:date="2025-02-19T16:09:20Z"/>
          <w:rFonts w:ascii="宋体" w:hAnsi="宋体"/>
          <w:szCs w:val="21"/>
        </w:rPr>
      </w:pPr>
      <w:ins w:id="746" w:author="tongweiwei" w:date="2025-02-07T14:22:36Z">
        <w:r>
          <w:rPr>
            <w:rFonts w:hint="eastAsia" w:ascii="宋体" w:hAnsi="宋体"/>
            <w:szCs w:val="21"/>
          </w:rPr>
          <w:t>本基金份额自认购/申购之日（认购日为基金成立日、申购日为申购所对应开放日）起</w:t>
        </w:r>
      </w:ins>
      <w:ins w:id="747" w:author="tongweiwei" w:date="2025-02-07T14:22:40Z">
        <w:r>
          <w:rPr>
            <w:rFonts w:hint="eastAsia" w:ascii="宋体" w:hAnsi="宋体"/>
            <w:szCs w:val="21"/>
            <w:lang w:val="en-US" w:eastAsia="zh-CN"/>
          </w:rPr>
          <w:t>6</w:t>
        </w:r>
      </w:ins>
      <w:ins w:id="748" w:author="tongweiwei" w:date="2025-02-07T14:22:36Z">
        <w:r>
          <w:rPr>
            <w:rFonts w:hint="eastAsia" w:ascii="宋体" w:hAnsi="宋体"/>
            <w:szCs w:val="21"/>
          </w:rPr>
          <w:t>个月（每月按30个自然日计算，含头不含尾，不含满</w:t>
        </w:r>
      </w:ins>
      <w:ins w:id="749" w:author="tongweiwei" w:date="2025-02-07T14:22:44Z">
        <w:r>
          <w:rPr>
            <w:rFonts w:hint="eastAsia" w:ascii="宋体" w:hAnsi="宋体"/>
            <w:szCs w:val="21"/>
            <w:lang w:val="en-US" w:eastAsia="zh-CN"/>
          </w:rPr>
          <w:t>6</w:t>
        </w:r>
      </w:ins>
      <w:ins w:id="750" w:author="tongweiwei" w:date="2025-02-07T14:22:36Z">
        <w:r>
          <w:rPr>
            <w:rFonts w:hint="eastAsia" w:ascii="宋体" w:hAnsi="宋体"/>
            <w:szCs w:val="21"/>
          </w:rPr>
          <w:t>个月当日）不允许基金份额持有人进行赎回</w:t>
        </w:r>
      </w:ins>
      <w:ins w:id="751" w:author="tongweiwei" w:date="2025-02-07T14:27:30Z">
        <w:r>
          <w:rPr>
            <w:rFonts w:hint="eastAsia" w:ascii="宋体" w:hAnsi="宋体"/>
            <w:szCs w:val="21"/>
            <w:lang w:eastAsia="zh-CN"/>
          </w:rPr>
          <w:t>（</w:t>
        </w:r>
      </w:ins>
      <w:ins w:id="752" w:author="tongweiwei" w:date="2025-02-12T16:33:20Z">
        <w:r>
          <w:rPr>
            <w:rFonts w:hint="eastAsia" w:ascii="宋体" w:hAnsi="宋体"/>
            <w:szCs w:val="21"/>
            <w:lang w:val="en-US" w:eastAsia="zh-CN"/>
          </w:rPr>
          <w:t>含</w:t>
        </w:r>
      </w:ins>
      <w:ins w:id="753" w:author="tongweiwei" w:date="2025-02-07T14:27:37Z">
        <w:r>
          <w:rPr>
            <w:rFonts w:hint="eastAsia" w:ascii="宋体" w:hAnsi="宋体"/>
            <w:szCs w:val="21"/>
            <w:lang w:val="en-US" w:eastAsia="zh-CN"/>
          </w:rPr>
          <w:t>违约赎回</w:t>
        </w:r>
      </w:ins>
      <w:ins w:id="754" w:author="tongweiwei" w:date="2025-02-07T14:27:30Z">
        <w:r>
          <w:rPr>
            <w:rFonts w:hint="eastAsia" w:ascii="宋体" w:hAnsi="宋体"/>
            <w:szCs w:val="21"/>
            <w:lang w:eastAsia="zh-CN"/>
          </w:rPr>
          <w:t>）</w:t>
        </w:r>
      </w:ins>
      <w:ins w:id="755" w:author="tongweiwei" w:date="2025-02-07T14:22:36Z">
        <w:r>
          <w:rPr>
            <w:rFonts w:hint="eastAsia" w:ascii="宋体" w:hAnsi="宋体"/>
            <w:szCs w:val="21"/>
          </w:rPr>
          <w:t>。</w:t>
        </w:r>
      </w:ins>
      <w:r>
        <w:rPr>
          <w:rFonts w:hint="eastAsia" w:ascii="宋体" w:hAnsi="宋体"/>
          <w:szCs w:val="21"/>
        </w:rPr>
        <w:t>本基金固定开放日为基金成立后每满</w:t>
      </w:r>
      <w:r>
        <w:rPr>
          <w:rFonts w:ascii="宋体" w:hAnsi="宋体"/>
          <w:szCs w:val="21"/>
        </w:rPr>
        <w:t>1年</w:t>
      </w:r>
      <w:r>
        <w:rPr>
          <w:rFonts w:hint="eastAsia" w:ascii="宋体" w:hAnsi="宋体"/>
          <w:szCs w:val="21"/>
        </w:rPr>
        <w:t>相对应</w:t>
      </w:r>
      <w:r>
        <w:rPr>
          <w:rFonts w:ascii="宋体" w:hAnsi="宋体"/>
          <w:szCs w:val="21"/>
        </w:rPr>
        <w:t>的</w:t>
      </w:r>
      <w:r>
        <w:rPr>
          <w:rFonts w:hint="eastAsia" w:ascii="宋体" w:hAnsi="宋体"/>
          <w:szCs w:val="21"/>
        </w:rPr>
        <w:t>日期（遇节假日则顺延至下一工作日；例如本基金</w:t>
      </w:r>
      <w:r>
        <w:rPr>
          <w:rFonts w:ascii="宋体" w:hAnsi="宋体"/>
          <w:szCs w:val="21"/>
        </w:rPr>
        <w:t>2017年7月12日成立，则后续固定开放日为2018年7月12日、2019年7月12日等）。</w:t>
      </w:r>
      <w:bookmarkStart w:id="25" w:name="_Hlk166057219"/>
    </w:p>
    <w:p w14:paraId="34B9B136">
      <w:pPr>
        <w:spacing w:line="360" w:lineRule="auto"/>
        <w:ind w:firstLine="420" w:firstLineChars="200"/>
        <w:rPr>
          <w:ins w:id="756" w:author="tongweiwei" w:date="2025-02-07T14:22:00Z"/>
          <w:rFonts w:ascii="宋体" w:hAnsi="宋体"/>
          <w:szCs w:val="21"/>
        </w:rPr>
      </w:pPr>
      <w:ins w:id="757" w:author="tongweiwei" w:date="2025-02-07T14:22:02Z">
        <w:r>
          <w:rPr>
            <w:rFonts w:hint="eastAsia" w:ascii="宋体" w:hAnsi="宋体"/>
            <w:szCs w:val="21"/>
            <w:lang w:bidi="ar"/>
          </w:rPr>
          <w:t>其中，若涉及本基金管理人及其员工跟投本基金份额的，本基金管理人及其员工份额自认购/申购之日（认购日为基金成立日、申购日为申购所对应开放日）起6个月（每月按30个自然日计算，含头不含尾，不含满6个月当日）不允许赎回</w:t>
        </w:r>
      </w:ins>
      <w:ins w:id="758" w:author="tongweiwei" w:date="2025-02-07T14:22:02Z">
        <w:bookmarkStart w:id="26" w:name="_Hlk174374945"/>
        <w:r>
          <w:rPr>
            <w:rFonts w:hint="eastAsia" w:ascii="宋体" w:hAnsi="宋体"/>
            <w:b/>
            <w:szCs w:val="21"/>
          </w:rPr>
          <w:t>（</w:t>
        </w:r>
      </w:ins>
      <w:ins w:id="759" w:author="tongweiwei" w:date="2025-02-07T14:22:02Z">
        <w:r>
          <w:rPr>
            <w:rFonts w:ascii="宋体" w:hAnsi="宋体"/>
            <w:b/>
            <w:szCs w:val="21"/>
          </w:rPr>
          <w:t>基金管理人应及时将</w:t>
        </w:r>
      </w:ins>
      <w:ins w:id="760" w:author="tongweiwei" w:date="2025-02-07T14:22:02Z">
        <w:r>
          <w:rPr>
            <w:rFonts w:hint="eastAsia" w:ascii="宋体" w:hAnsi="宋体"/>
            <w:b/>
            <w:szCs w:val="21"/>
          </w:rPr>
          <w:t>基金管理人及</w:t>
        </w:r>
      </w:ins>
      <w:ins w:id="761" w:author="tongweiwei" w:date="2025-02-07T14:22:02Z">
        <w:r>
          <w:rPr>
            <w:rFonts w:ascii="宋体" w:hAnsi="宋体"/>
            <w:b/>
            <w:szCs w:val="21"/>
          </w:rPr>
          <w:t>员工跟投名单提供给</w:t>
        </w:r>
      </w:ins>
      <w:ins w:id="762" w:author="tongweiwei" w:date="2025-02-07T14:22:02Z">
        <w:r>
          <w:rPr>
            <w:rFonts w:hint="eastAsia" w:ascii="宋体" w:hAnsi="宋体"/>
            <w:b/>
            <w:szCs w:val="21"/>
          </w:rPr>
          <w:t>基金</w:t>
        </w:r>
      </w:ins>
      <w:ins w:id="763" w:author="tongweiwei" w:date="2025-02-07T14:22:02Z">
        <w:r>
          <w:rPr>
            <w:rFonts w:ascii="宋体" w:hAnsi="宋体"/>
            <w:b/>
            <w:szCs w:val="21"/>
          </w:rPr>
          <w:t>服务机构</w:t>
        </w:r>
      </w:ins>
      <w:ins w:id="764" w:author="tongweiwei" w:date="2025-02-07T14:22:02Z">
        <w:r>
          <w:rPr>
            <w:rFonts w:hint="eastAsia" w:ascii="宋体" w:hAnsi="宋体"/>
            <w:b/>
            <w:szCs w:val="21"/>
          </w:rPr>
          <w:t>，由基金服务机构协助基金管理人对基金管理人及其员工跟投份额不允许赎回期限进行控制，由于基金管理人未及时提供数据导致的运营错误，基金服务机构和托管人不承担责任）</w:t>
        </w:r>
      </w:ins>
      <w:ins w:id="765" w:author="tongweiwei" w:date="2025-02-07T14:22:02Z">
        <w:r>
          <w:rPr>
            <w:rFonts w:hint="eastAsia" w:ascii="宋体" w:hAnsi="宋体"/>
            <w:bCs/>
            <w:szCs w:val="21"/>
          </w:rPr>
          <w:t>；</w:t>
        </w:r>
        <w:bookmarkStart w:id="27" w:name="_Hlk174726307"/>
        <w:r>
          <w:rPr>
            <w:rFonts w:hint="eastAsia" w:ascii="宋体" w:hAnsi="宋体"/>
            <w:bCs/>
            <w:szCs w:val="21"/>
          </w:rPr>
          <w:t>本基金管理人及其员工</w:t>
        </w:r>
      </w:ins>
      <w:ins w:id="766" w:author="tongweiwei" w:date="2025-02-07T14:22:02Z">
        <w:r>
          <w:rPr>
            <w:rFonts w:hint="eastAsia" w:ascii="宋体" w:hAnsi="宋体"/>
            <w:szCs w:val="21"/>
            <w:lang w:bidi="ar"/>
          </w:rPr>
          <w:t>跟投</w:t>
        </w:r>
      </w:ins>
      <w:ins w:id="767" w:author="tongweiwei" w:date="2025-02-07T14:22:02Z">
        <w:r>
          <w:rPr>
            <w:rFonts w:hint="eastAsia" w:ascii="宋体" w:hAnsi="宋体"/>
            <w:bCs/>
            <w:szCs w:val="21"/>
          </w:rPr>
          <w:t>份额还应满足其它份额关于不允许赎回</w:t>
        </w:r>
      </w:ins>
      <w:ins w:id="768" w:author="tongweiwei" w:date="2025-02-07T14:22:02Z">
        <w:r>
          <w:rPr>
            <w:rFonts w:hint="eastAsia" w:ascii="宋体" w:hAnsi="宋体"/>
            <w:szCs w:val="21"/>
          </w:rPr>
          <w:t>期限的限制</w:t>
        </w:r>
      </w:ins>
      <w:ins w:id="769" w:author="tongweiwei" w:date="2025-02-07T14:22:02Z">
        <w:r>
          <w:rPr>
            <w:rFonts w:hint="eastAsia" w:ascii="宋体" w:hAnsi="宋体"/>
            <w:bCs/>
            <w:szCs w:val="21"/>
          </w:rPr>
          <w:t>（如有）且不得在开放日（含</w:t>
        </w:r>
      </w:ins>
      <w:ins w:id="770" w:author="tongweiwei" w:date="2025-02-07T14:22:02Z">
        <w:r>
          <w:rPr>
            <w:rFonts w:hint="eastAsia" w:ascii="宋体" w:hAnsi="宋体"/>
            <w:szCs w:val="21"/>
          </w:rPr>
          <w:t>临时开放日</w:t>
        </w:r>
      </w:ins>
      <w:ins w:id="771" w:author="tongweiwei" w:date="2025-02-07T14:22:02Z">
        <w:r>
          <w:rPr>
            <w:rFonts w:hint="eastAsia" w:ascii="宋体" w:hAnsi="宋体"/>
            <w:bCs/>
            <w:szCs w:val="21"/>
          </w:rPr>
          <w:t>）豁免上述</w:t>
        </w:r>
      </w:ins>
      <w:ins w:id="772" w:author="tongweiwei" w:date="2025-02-07T14:22:02Z">
        <w:r>
          <w:rPr>
            <w:rFonts w:hint="eastAsia" w:ascii="宋体" w:hAnsi="宋体"/>
            <w:szCs w:val="21"/>
            <w:lang w:bidi="ar"/>
          </w:rPr>
          <w:t>6个月不允许赎回期限的限制。</w:t>
        </w:r>
        <w:bookmarkEnd w:id="25"/>
        <w:bookmarkEnd w:id="26"/>
        <w:bookmarkEnd w:id="27"/>
      </w:ins>
    </w:p>
    <w:p w14:paraId="48D48A13">
      <w:pPr>
        <w:spacing w:line="360" w:lineRule="auto"/>
        <w:ind w:firstLine="420" w:firstLineChars="200"/>
        <w:rPr>
          <w:rFonts w:hint="eastAsia" w:ascii="宋体" w:hAnsi="宋体"/>
          <w:szCs w:val="21"/>
        </w:rPr>
      </w:pPr>
      <w:r>
        <w:rPr>
          <w:rFonts w:hint="eastAsia" w:ascii="宋体" w:hAnsi="宋体"/>
          <w:szCs w:val="21"/>
        </w:rPr>
        <w:t>管理人可根据实际情况增设临时开放日（临时开放日的设置原则上不得使基金出现连续</w:t>
      </w:r>
      <w:r>
        <w:rPr>
          <w:rFonts w:ascii="宋体" w:hAnsi="宋体"/>
          <w:szCs w:val="21"/>
        </w:rPr>
        <w:t>2个工作日开放，管理人有权在基金运营及技术条件支持等情况下进行调整），具体开放日期以管理人通知为准。</w:t>
      </w:r>
    </w:p>
    <w:p w14:paraId="1CC1E89A">
      <w:pPr>
        <w:spacing w:line="360" w:lineRule="auto"/>
        <w:ind w:firstLine="420" w:firstLineChars="200"/>
        <w:rPr>
          <w:rFonts w:hint="eastAsia" w:ascii="宋体" w:hAnsi="宋体"/>
          <w:szCs w:val="21"/>
        </w:rPr>
      </w:pPr>
      <w:r>
        <w:rPr>
          <w:rFonts w:hint="eastAsia" w:ascii="宋体" w:hAnsi="宋体"/>
          <w:szCs w:val="21"/>
        </w:rPr>
        <w:t>本基金在开放日允许A级份额投资者和B级份额投资者进行申购和赎回，且</w:t>
      </w:r>
      <w:r>
        <w:rPr>
          <w:rFonts w:ascii="宋体" w:hAnsi="宋体"/>
          <w:szCs w:val="21"/>
        </w:rPr>
        <w:t>A级</w:t>
      </w:r>
      <w:r>
        <w:rPr>
          <w:rFonts w:hint="eastAsia" w:ascii="宋体" w:hAnsi="宋体"/>
          <w:szCs w:val="21"/>
        </w:rPr>
        <w:t>份额与B</w:t>
      </w:r>
      <w:r>
        <w:rPr>
          <w:rFonts w:ascii="宋体" w:hAnsi="宋体"/>
          <w:szCs w:val="21"/>
        </w:rPr>
        <w:t>级</w:t>
      </w:r>
      <w:r>
        <w:rPr>
          <w:rFonts w:hint="eastAsia" w:ascii="宋体" w:hAnsi="宋体"/>
          <w:szCs w:val="21"/>
        </w:rPr>
        <w:t>份额净申购金额比例保持不高于9:1，净赎回金额比例保持不低于9:1。</w:t>
      </w:r>
    </w:p>
    <w:p w14:paraId="56050C6C">
      <w:pPr>
        <w:spacing w:line="360" w:lineRule="auto"/>
        <w:ind w:firstLine="420" w:firstLineChars="200"/>
        <w:rPr>
          <w:rFonts w:hint="eastAsia" w:ascii="宋体" w:hAnsi="宋体"/>
          <w:szCs w:val="21"/>
        </w:rPr>
      </w:pPr>
      <w:r>
        <w:rPr>
          <w:rFonts w:hint="eastAsia" w:ascii="宋体" w:hAnsi="宋体"/>
          <w:szCs w:val="21"/>
        </w:rPr>
        <w:t>以上相关事项均由私募基金管理人负责实施和监控，私募基金托管人和服务机构不承担任何责任或义务。</w:t>
      </w:r>
    </w:p>
    <w:p w14:paraId="1ABA7915">
      <w:pPr>
        <w:spacing w:line="360" w:lineRule="auto"/>
        <w:ind w:firstLine="420" w:firstLineChars="200"/>
        <w:rPr>
          <w:rFonts w:ascii="宋体" w:cs="宋体"/>
          <w:kern w:val="0"/>
          <w:szCs w:val="21"/>
        </w:rPr>
      </w:pPr>
      <w:r>
        <w:rPr>
          <w:rFonts w:hint="eastAsia" w:ascii="宋体" w:hAnsi="宋体"/>
          <w:szCs w:val="21"/>
        </w:rPr>
        <w:t>（二）</w:t>
      </w:r>
      <w:r>
        <w:rPr>
          <w:rFonts w:hint="eastAsia" w:ascii="宋体" w:cs="宋体"/>
          <w:kern w:val="0"/>
          <w:szCs w:val="21"/>
        </w:rPr>
        <w:t>申购和赎回的办理机构</w:t>
      </w:r>
    </w:p>
    <w:p w14:paraId="7EC3D90A">
      <w:pPr>
        <w:spacing w:line="360" w:lineRule="auto"/>
        <w:ind w:firstLine="420" w:firstLineChars="200"/>
        <w:rPr>
          <w:rFonts w:hint="eastAsia" w:ascii="宋体" w:hAnsi="宋体"/>
          <w:szCs w:val="21"/>
        </w:rPr>
      </w:pPr>
      <w:r>
        <w:rPr>
          <w:rFonts w:hint="eastAsia" w:ascii="宋体" w:hAnsi="宋体"/>
          <w:szCs w:val="21"/>
        </w:rPr>
        <w:t>本基金运作期间的募集机构包括直销机构（基金管理人）和/或基金管理人委托的代销机构。</w:t>
      </w:r>
    </w:p>
    <w:p w14:paraId="3A6A6099">
      <w:pPr>
        <w:spacing w:line="360" w:lineRule="auto"/>
        <w:ind w:firstLine="420" w:firstLineChars="200"/>
        <w:rPr>
          <w:rFonts w:hint="eastAsia" w:ascii="宋体" w:hAnsi="宋体"/>
          <w:szCs w:val="21"/>
        </w:rPr>
      </w:pPr>
      <w:r>
        <w:rPr>
          <w:rFonts w:hint="eastAsia" w:ascii="宋体" w:hAnsi="宋体"/>
          <w:szCs w:val="21"/>
        </w:rPr>
        <w:t>基金投资者应当在募集机构办理基金销售业务的营业场所或按募集机构提供的其他方式办理基金份额的申购和赎回。基金管理人可根据情况变更或增减基金代销机构，并予以通知。</w:t>
      </w:r>
    </w:p>
    <w:p w14:paraId="1E08B31D">
      <w:pPr>
        <w:spacing w:line="360" w:lineRule="auto"/>
        <w:ind w:firstLine="420" w:firstLineChars="200"/>
        <w:rPr>
          <w:rFonts w:hint="eastAsia" w:ascii="宋体" w:hAnsi="宋体"/>
          <w:szCs w:val="21"/>
        </w:rPr>
      </w:pPr>
      <w:r>
        <w:rPr>
          <w:rFonts w:hint="eastAsia" w:ascii="宋体" w:hAnsi="宋体"/>
          <w:szCs w:val="21"/>
        </w:rPr>
        <w:t>（三）申购的出资方式</w:t>
      </w:r>
    </w:p>
    <w:p w14:paraId="4ECC17BB">
      <w:pPr>
        <w:spacing w:line="360" w:lineRule="auto"/>
        <w:ind w:firstLine="420" w:firstLineChars="200"/>
        <w:rPr>
          <w:rFonts w:hint="eastAsia" w:ascii="宋体" w:hAnsi="宋体"/>
          <w:szCs w:val="21"/>
        </w:rPr>
      </w:pPr>
      <w:r>
        <w:rPr>
          <w:rFonts w:hint="eastAsia" w:ascii="宋体" w:hAnsi="宋体"/>
          <w:szCs w:val="21"/>
        </w:rPr>
        <w:t>本基金的申购以人民币货币资金形式交付，基金不接受现金方式申购。</w:t>
      </w:r>
    </w:p>
    <w:p w14:paraId="06B7439E">
      <w:pPr>
        <w:spacing w:line="360" w:lineRule="auto"/>
        <w:ind w:firstLine="420" w:firstLineChars="200"/>
        <w:rPr>
          <w:rFonts w:hint="eastAsia" w:ascii="宋体" w:hAnsi="宋体"/>
          <w:szCs w:val="21"/>
        </w:rPr>
      </w:pPr>
      <w:r>
        <w:rPr>
          <w:rFonts w:hint="eastAsia" w:ascii="宋体" w:hAnsi="宋体"/>
          <w:szCs w:val="21"/>
        </w:rPr>
        <w:t>在直销机构申购的投资者应在申购有效期内将申购资金从在中国境内开立的自有银行账户划款至募集账户，在代销机构申购的投资者按代销机构的规定缴付资金。</w:t>
      </w:r>
    </w:p>
    <w:p w14:paraId="3FA9C057">
      <w:pPr>
        <w:spacing w:line="360" w:lineRule="auto"/>
        <w:ind w:firstLine="420" w:firstLineChars="200"/>
        <w:rPr>
          <w:rFonts w:hint="eastAsia" w:ascii="宋体" w:hAnsi="宋体"/>
          <w:szCs w:val="21"/>
        </w:rPr>
      </w:pPr>
      <w:r>
        <w:rPr>
          <w:rFonts w:hint="eastAsia" w:ascii="宋体" w:hAnsi="宋体"/>
          <w:szCs w:val="21"/>
        </w:rPr>
        <w:t>（四）申购和赎回的方式、价格及程序</w:t>
      </w:r>
    </w:p>
    <w:p w14:paraId="6E44AF6E">
      <w:pPr>
        <w:spacing w:line="360" w:lineRule="auto"/>
        <w:ind w:firstLine="420" w:firstLineChars="200"/>
        <w:rPr>
          <w:rFonts w:hint="eastAsia" w:ascii="宋体" w:hAnsi="宋体"/>
          <w:szCs w:val="21"/>
        </w:rPr>
      </w:pPr>
      <w:r>
        <w:rPr>
          <w:rFonts w:hint="eastAsia" w:ascii="宋体" w:hAnsi="宋体"/>
          <w:szCs w:val="21"/>
        </w:rPr>
        <w:t>1、基金投资者申购基金时，按照申购申请所对应开放日的基金份额净值为基准计算基金份额。基金份额持有人赎回基金时，按照赎回申请所对应开放日的基金份额净值计算赎回金额。</w:t>
      </w:r>
    </w:p>
    <w:p w14:paraId="5C0B0964">
      <w:pPr>
        <w:spacing w:line="360" w:lineRule="auto"/>
        <w:ind w:firstLine="420" w:firstLineChars="200"/>
        <w:rPr>
          <w:rFonts w:hint="eastAsia" w:ascii="宋体" w:hAnsi="宋体"/>
          <w:szCs w:val="21"/>
        </w:rPr>
      </w:pPr>
      <w:r>
        <w:rPr>
          <w:rFonts w:hint="eastAsia" w:ascii="宋体" w:hAnsi="宋体"/>
          <w:szCs w:val="21"/>
        </w:rPr>
        <w:t>2、“未知价”原则，即基金的申购价格、赎回价格以开放日收市后计算的基金份额净值为基准进行计算。</w:t>
      </w:r>
    </w:p>
    <w:p w14:paraId="2E743A0A">
      <w:pPr>
        <w:spacing w:line="360" w:lineRule="auto"/>
        <w:ind w:firstLine="420" w:firstLineChars="200"/>
        <w:rPr>
          <w:rFonts w:hint="eastAsia" w:ascii="宋体" w:hAnsi="宋体"/>
          <w:szCs w:val="21"/>
        </w:rPr>
      </w:pPr>
      <w:r>
        <w:rPr>
          <w:rFonts w:hint="eastAsia" w:ascii="宋体" w:hAnsi="宋体"/>
          <w:szCs w:val="21"/>
        </w:rPr>
        <w:t>3、基金申购采用金额申请的方式，基金赎回采用份额申请的方式。</w:t>
      </w:r>
    </w:p>
    <w:p w14:paraId="3BE35D03">
      <w:pPr>
        <w:spacing w:line="360" w:lineRule="auto"/>
        <w:ind w:firstLine="420" w:firstLineChars="200"/>
        <w:rPr>
          <w:rFonts w:hint="eastAsia" w:ascii="宋体" w:hAnsi="宋体"/>
          <w:szCs w:val="21"/>
        </w:rPr>
      </w:pPr>
      <w:r>
        <w:rPr>
          <w:rFonts w:hint="eastAsia" w:ascii="宋体" w:hAnsi="宋体"/>
          <w:szCs w:val="21"/>
        </w:rPr>
        <w:t>4、基金份额持有人赎回基金时，基金管理人按先进先出的原则，按基金投资者认购、申购基金份额的先后次序进行顺序赎回。</w:t>
      </w:r>
    </w:p>
    <w:p w14:paraId="1C740B97">
      <w:pPr>
        <w:spacing w:line="360" w:lineRule="auto"/>
        <w:ind w:firstLine="420" w:firstLineChars="200"/>
        <w:rPr>
          <w:rFonts w:hint="eastAsia" w:ascii="宋体" w:hAnsi="宋体"/>
          <w:szCs w:val="21"/>
        </w:rPr>
      </w:pPr>
      <w:r>
        <w:rPr>
          <w:rFonts w:ascii="宋体" w:hAnsi="宋体"/>
          <w:szCs w:val="21"/>
        </w:rPr>
        <w:t>5、申购和赎回的预约申请方式</w:t>
      </w:r>
    </w:p>
    <w:p w14:paraId="2AED6EFB">
      <w:pPr>
        <w:spacing w:line="360" w:lineRule="auto"/>
        <w:ind w:firstLine="420" w:firstLineChars="200"/>
        <w:rPr>
          <w:rFonts w:hint="eastAsia" w:ascii="宋体" w:hAnsi="宋体"/>
          <w:szCs w:val="21"/>
        </w:rPr>
      </w:pPr>
      <w:r>
        <w:rPr>
          <w:rFonts w:hint="eastAsia" w:ascii="宋体" w:hAnsi="宋体"/>
          <w:szCs w:val="21"/>
        </w:rPr>
        <w:t>（</w:t>
      </w:r>
      <w:r>
        <w:rPr>
          <w:rFonts w:ascii="宋体" w:hAnsi="宋体"/>
          <w:szCs w:val="21"/>
        </w:rPr>
        <w:t>1）直销预约程序</w:t>
      </w:r>
    </w:p>
    <w:p w14:paraId="71C765D4">
      <w:pPr>
        <w:spacing w:line="360" w:lineRule="auto"/>
        <w:ind w:firstLine="420" w:firstLineChars="200"/>
        <w:rPr>
          <w:rFonts w:hint="eastAsia" w:ascii="宋体" w:hAnsi="宋体"/>
          <w:szCs w:val="21"/>
        </w:rPr>
      </w:pPr>
      <w:r>
        <w:rPr>
          <w:rFonts w:ascii="宋体" w:hAnsi="宋体"/>
          <w:szCs w:val="21"/>
        </w:rPr>
        <w:t>1）基金投资者拟于开放日（T日）申购基金时，应于T-</w:t>
      </w:r>
      <w:r>
        <w:rPr>
          <w:rFonts w:hint="eastAsia" w:ascii="宋体" w:hAnsi="宋体"/>
          <w:szCs w:val="21"/>
        </w:rPr>
        <w:t>10</w:t>
      </w:r>
      <w:r>
        <w:rPr>
          <w:rFonts w:ascii="宋体" w:hAnsi="宋体"/>
          <w:szCs w:val="21"/>
        </w:rPr>
        <w:t>日至T-1日之间填写基金管理人提供的申请表进行申购预约登记，并将申请表以传真、扫描后发送电子邮件或者邮寄等方式送达基金管理人处。预约登记成功以基金投资者已签署基金合同并且申购资金到达募集账户为准，或基金管理人认可的其他方式。若基金投资者未在上述要求时间内申购预约登记成功，则管理人有权拒绝该投资者在本开放日的申购申请。</w:t>
      </w:r>
    </w:p>
    <w:p w14:paraId="099A5D45">
      <w:pPr>
        <w:spacing w:line="360" w:lineRule="auto"/>
        <w:ind w:firstLine="420" w:firstLineChars="200"/>
        <w:rPr>
          <w:rFonts w:hint="eastAsia" w:ascii="宋体" w:hAnsi="宋体"/>
          <w:szCs w:val="21"/>
        </w:rPr>
      </w:pPr>
      <w:r>
        <w:rPr>
          <w:rFonts w:ascii="宋体" w:hAnsi="宋体"/>
          <w:szCs w:val="21"/>
        </w:rPr>
        <w:t>2）基金份额持有人拟于开放日（T日）赎回基金时，应于T-1</w:t>
      </w:r>
      <w:ins w:id="773" w:author="tongweiwei" w:date="2025-02-24T10:36:04Z">
        <w:r>
          <w:rPr>
            <w:rFonts w:hint="eastAsia" w:ascii="宋体" w:hAnsi="宋体"/>
            <w:szCs w:val="21"/>
            <w:lang w:val="en-US" w:eastAsia="zh-CN"/>
          </w:rPr>
          <w:t>0</w:t>
        </w:r>
      </w:ins>
      <w:del w:id="774" w:author="tongweiwei" w:date="2025-02-24T10:36:03Z">
        <w:r>
          <w:rPr>
            <w:rFonts w:ascii="宋体" w:hAnsi="宋体"/>
            <w:szCs w:val="21"/>
          </w:rPr>
          <w:delText>5</w:delText>
        </w:r>
      </w:del>
      <w:r>
        <w:rPr>
          <w:rFonts w:ascii="宋体" w:hAnsi="宋体"/>
          <w:szCs w:val="21"/>
        </w:rPr>
        <w:t>日至T-1</w:t>
      </w:r>
      <w:del w:id="775" w:author="tongweiwei" w:date="2025-02-24T10:36:05Z">
        <w:r>
          <w:rPr>
            <w:rFonts w:ascii="宋体" w:hAnsi="宋体"/>
            <w:szCs w:val="21"/>
          </w:rPr>
          <w:delText>0</w:delText>
        </w:r>
      </w:del>
      <w:r>
        <w:rPr>
          <w:rFonts w:ascii="宋体" w:hAnsi="宋体"/>
          <w:szCs w:val="21"/>
        </w:rPr>
        <w:t>日之间填写基金</w:t>
      </w:r>
      <w:r>
        <w:rPr>
          <w:rFonts w:hint="eastAsia" w:ascii="宋体" w:hAnsi="宋体"/>
          <w:szCs w:val="21"/>
        </w:rPr>
        <w:t>管理人提供的申请表进行赎回预约登记，并将申请表以传真、扫描后发送电子邮件或者邮寄等方式送达基金管理人处。预约登记成功以基金管理人收到申请表并经基金管理人确认为准，或基金管理人认可的其他方式。若基金投资者未在上述要求时间内赎回预约登记成功，则管理人有权拒绝该基金份额持有人在本开放日的赎回申请。</w:t>
      </w:r>
    </w:p>
    <w:p w14:paraId="01F8DF3C">
      <w:pPr>
        <w:spacing w:line="360" w:lineRule="auto"/>
        <w:ind w:firstLine="420" w:firstLineChars="200"/>
        <w:rPr>
          <w:rFonts w:hint="eastAsia" w:ascii="宋体" w:hAnsi="宋体"/>
          <w:szCs w:val="21"/>
        </w:rPr>
      </w:pPr>
      <w:r>
        <w:rPr>
          <w:rFonts w:hint="eastAsia" w:ascii="宋体" w:hAnsi="宋体"/>
          <w:szCs w:val="21"/>
        </w:rPr>
        <w:t>（</w:t>
      </w:r>
      <w:r>
        <w:rPr>
          <w:rFonts w:ascii="宋体" w:hAnsi="宋体"/>
          <w:szCs w:val="21"/>
        </w:rPr>
        <w:t>2）代销预约程序</w:t>
      </w:r>
    </w:p>
    <w:p w14:paraId="4398B8FE">
      <w:pPr>
        <w:spacing w:line="360" w:lineRule="auto"/>
        <w:ind w:firstLine="420" w:firstLineChars="200"/>
        <w:rPr>
          <w:rFonts w:hint="eastAsia" w:ascii="宋体" w:hAnsi="宋体"/>
          <w:szCs w:val="21"/>
        </w:rPr>
      </w:pPr>
      <w:r>
        <w:rPr>
          <w:rFonts w:hint="eastAsia" w:ascii="宋体" w:hAnsi="宋体"/>
          <w:szCs w:val="21"/>
        </w:rPr>
        <w:t>基金投资者通过代销机构申购、赎回本基金时，预约程序以基金管理人和代销机构约定的方式为准。</w:t>
      </w:r>
    </w:p>
    <w:p w14:paraId="54FDCAF5">
      <w:pPr>
        <w:spacing w:line="360" w:lineRule="auto"/>
        <w:ind w:firstLine="420" w:firstLineChars="200"/>
        <w:rPr>
          <w:rFonts w:hint="eastAsia" w:ascii="宋体" w:hAnsi="宋体"/>
          <w:szCs w:val="21"/>
        </w:rPr>
      </w:pPr>
      <w:r>
        <w:rPr>
          <w:rFonts w:hint="eastAsia" w:ascii="宋体" w:hAnsi="宋体"/>
          <w:szCs w:val="21"/>
        </w:rPr>
        <w:t>（五）申购和赎回申请的确认</w:t>
      </w:r>
    </w:p>
    <w:p w14:paraId="275FEBF4">
      <w:pPr>
        <w:spacing w:line="360" w:lineRule="auto"/>
        <w:ind w:firstLine="420" w:firstLineChars="200"/>
        <w:rPr>
          <w:rFonts w:hint="eastAsia" w:ascii="宋体" w:hAnsi="宋体"/>
          <w:szCs w:val="21"/>
        </w:rPr>
      </w:pPr>
      <w:r>
        <w:rPr>
          <w:rFonts w:hint="eastAsia" w:ascii="宋体" w:hAnsi="宋体"/>
          <w:szCs w:val="21"/>
        </w:rPr>
        <w:t>在正常情况下，基金管理人在</w:t>
      </w:r>
      <w:r>
        <w:rPr>
          <w:rFonts w:ascii="宋体" w:hAnsi="宋体"/>
          <w:szCs w:val="21"/>
        </w:rPr>
        <w:t>T+N（2≤N≤5，N由管理人和托管人根据基金运作情况、技术条件支持等情况确认，其中默认N=2，在基金存续期间基金管理人有权对N进行调整，并通知基金份额持有人和托管人）</w:t>
      </w:r>
      <w:r>
        <w:rPr>
          <w:rFonts w:hint="eastAsia" w:ascii="宋体" w:hAnsi="宋体"/>
          <w:szCs w:val="21"/>
        </w:rPr>
        <w:t>日对T日申购和赎回申请的有效性进行确认。若申购不成功，则申购款项退还给投资者。</w:t>
      </w:r>
    </w:p>
    <w:p w14:paraId="25EBA60A">
      <w:pPr>
        <w:spacing w:line="360" w:lineRule="auto"/>
        <w:ind w:firstLine="420" w:firstLineChars="200"/>
        <w:rPr>
          <w:rFonts w:hint="eastAsia" w:ascii="宋体" w:hAnsi="宋体"/>
          <w:szCs w:val="21"/>
        </w:rPr>
      </w:pPr>
      <w:r>
        <w:rPr>
          <w:rFonts w:hint="eastAsia" w:ascii="宋体" w:hAnsi="宋体"/>
          <w:szCs w:val="21"/>
        </w:rPr>
        <w:t>募集机构对申购、赎回的受理并不代表该申请一定成功，而仅代表募集机构确实接收到申请。申购、赎回的确认以基金管理人的确认结果为准。</w:t>
      </w:r>
    </w:p>
    <w:p w14:paraId="5C4DA286">
      <w:pPr>
        <w:spacing w:line="360" w:lineRule="auto"/>
        <w:ind w:firstLine="420" w:firstLineChars="200"/>
        <w:rPr>
          <w:rFonts w:hint="eastAsia" w:ascii="宋体" w:hAnsi="宋体"/>
          <w:szCs w:val="21"/>
        </w:rPr>
      </w:pPr>
      <w:r>
        <w:rPr>
          <w:rFonts w:hint="eastAsia" w:ascii="宋体" w:hAnsi="宋体"/>
          <w:szCs w:val="21"/>
        </w:rPr>
        <w:t>（六）申购和赎回的金额限制</w:t>
      </w:r>
    </w:p>
    <w:p w14:paraId="2960E72B">
      <w:pPr>
        <w:spacing w:line="360" w:lineRule="auto"/>
        <w:ind w:firstLine="420" w:firstLineChars="200"/>
        <w:rPr>
          <w:rFonts w:hint="eastAsia" w:ascii="宋体" w:hAnsi="宋体"/>
          <w:szCs w:val="21"/>
        </w:rPr>
      </w:pPr>
      <w:r>
        <w:rPr>
          <w:rFonts w:hint="eastAsia" w:ascii="宋体" w:hAnsi="宋体"/>
          <w:szCs w:val="21"/>
        </w:rPr>
        <w:t>基金投资者首次申购金额应不低于</w:t>
      </w:r>
      <w:r>
        <w:rPr>
          <w:rFonts w:ascii="宋体" w:hAnsi="宋体"/>
          <w:szCs w:val="21"/>
        </w:rPr>
        <w:t>100万元</w:t>
      </w:r>
      <w:r>
        <w:rPr>
          <w:rFonts w:hint="eastAsia" w:ascii="宋体" w:hAnsi="宋体"/>
          <w:szCs w:val="21"/>
        </w:rPr>
        <w:t>人民币（不含申购费，且本合同“募集对象”中的“特殊合格投资者”不受此限），对于已持有私募基金份额的投资者在开放日内追加申购的，追加金额应不低于</w:t>
      </w:r>
      <w:r>
        <w:rPr>
          <w:rFonts w:ascii="宋体" w:hAnsi="宋体"/>
          <w:szCs w:val="21"/>
        </w:rPr>
        <w:t>1万元</w:t>
      </w:r>
      <w:r>
        <w:rPr>
          <w:rFonts w:hint="eastAsia" w:ascii="宋体" w:hAnsi="宋体"/>
          <w:szCs w:val="21"/>
        </w:rPr>
        <w:t>人民币。</w:t>
      </w:r>
    </w:p>
    <w:p w14:paraId="05911319">
      <w:pPr>
        <w:spacing w:line="360" w:lineRule="auto"/>
        <w:ind w:firstLine="420" w:firstLineChars="200"/>
        <w:rPr>
          <w:rFonts w:hint="eastAsia" w:ascii="宋体" w:hAnsi="宋体"/>
          <w:szCs w:val="21"/>
        </w:rPr>
      </w:pPr>
      <w:r>
        <w:rPr>
          <w:rFonts w:hint="eastAsia" w:ascii="宋体" w:hAnsi="宋体"/>
          <w:szCs w:val="21"/>
        </w:rPr>
        <w:t>基金份额持有人持有的基金资产净值高于100万元时，可以选择部分赎回基金份额，基金份额持有人在赎回后持有的基金资产净值不得低于100万元，基金份额持有人申请赎回基金份额时，其持有的基金资产净值低于100万元的，必须选择一次性赎回全部基金份额，基金份额持有人没有一次性全部赎回持有份额的，管理人将该基金份额持有人所持份额做全部赎回处理。本合同“募集对象”中的“特殊合格投资者”不适用于上述规定的赎回金额限制。</w:t>
      </w:r>
    </w:p>
    <w:p w14:paraId="29965B95">
      <w:pPr>
        <w:spacing w:line="360" w:lineRule="auto"/>
        <w:ind w:firstLine="420" w:firstLineChars="200"/>
        <w:rPr>
          <w:rFonts w:hint="eastAsia" w:ascii="宋体" w:hAnsi="宋体"/>
          <w:szCs w:val="21"/>
        </w:rPr>
      </w:pPr>
      <w:r>
        <w:rPr>
          <w:rFonts w:hint="eastAsia" w:ascii="宋体" w:hAnsi="宋体"/>
          <w:szCs w:val="21"/>
        </w:rPr>
        <w:t>（七）申购和赎回的费用</w:t>
      </w:r>
    </w:p>
    <w:p w14:paraId="08443122">
      <w:pPr>
        <w:spacing w:line="360" w:lineRule="auto"/>
        <w:ind w:firstLine="420" w:firstLineChars="200"/>
        <w:rPr>
          <w:rFonts w:hint="eastAsia" w:ascii="宋体" w:hAnsi="宋体"/>
          <w:szCs w:val="21"/>
        </w:rPr>
      </w:pPr>
      <w:r>
        <w:rPr>
          <w:rFonts w:hint="eastAsia" w:ascii="宋体" w:hAnsi="宋体"/>
          <w:szCs w:val="21"/>
        </w:rPr>
        <w:t>1、申购费用</w:t>
      </w:r>
    </w:p>
    <w:p w14:paraId="3B1D9C33">
      <w:pPr>
        <w:spacing w:line="360" w:lineRule="auto"/>
        <w:ind w:firstLine="420" w:firstLineChars="200"/>
        <w:rPr>
          <w:rFonts w:hint="eastAsia" w:ascii="宋体" w:hAnsi="宋体"/>
          <w:szCs w:val="21"/>
        </w:rPr>
      </w:pPr>
      <w:r>
        <w:rPr>
          <w:rFonts w:hint="eastAsia" w:ascii="宋体" w:hAnsi="宋体"/>
          <w:szCs w:val="21"/>
        </w:rPr>
        <w:t>本基金无申购费用。</w:t>
      </w:r>
    </w:p>
    <w:p w14:paraId="79FE28DD">
      <w:pPr>
        <w:spacing w:line="360" w:lineRule="auto"/>
        <w:ind w:firstLine="420" w:firstLineChars="200"/>
        <w:rPr>
          <w:ins w:id="776" w:author="tongweiwei" w:date="2025-02-12T16:44:48Z"/>
          <w:rFonts w:hint="eastAsia" w:ascii="宋体" w:hAnsi="宋体"/>
          <w:szCs w:val="21"/>
        </w:rPr>
      </w:pPr>
      <w:r>
        <w:rPr>
          <w:rFonts w:hint="eastAsia" w:ascii="宋体" w:hAnsi="宋体"/>
          <w:szCs w:val="21"/>
        </w:rPr>
        <w:t>2、赎回费用</w:t>
      </w:r>
    </w:p>
    <w:p w14:paraId="241A0E78">
      <w:pPr>
        <w:spacing w:line="360" w:lineRule="auto"/>
        <w:ind w:firstLine="420" w:firstLineChars="200"/>
        <w:rPr>
          <w:rFonts w:hint="default" w:ascii="宋体" w:hAnsi="宋体" w:eastAsia="宋体"/>
          <w:szCs w:val="21"/>
          <w:lang w:val="en-US" w:eastAsia="zh-CN"/>
        </w:rPr>
      </w:pPr>
      <w:ins w:id="777" w:author="tongweiwei" w:date="2025-02-12T16:44:53Z">
        <w:r>
          <w:rPr>
            <w:rFonts w:hint="eastAsia" w:ascii="宋体" w:hAnsi="宋体"/>
            <w:szCs w:val="21"/>
            <w:lang w:val="en-US" w:eastAsia="zh-CN"/>
          </w:rPr>
          <w:t>本</w:t>
        </w:r>
      </w:ins>
      <w:ins w:id="778" w:author="tongweiwei" w:date="2025-02-12T16:44:57Z">
        <w:r>
          <w:rPr>
            <w:rFonts w:hint="eastAsia" w:ascii="宋体" w:hAnsi="宋体"/>
            <w:szCs w:val="21"/>
            <w:lang w:val="en-US" w:eastAsia="zh-CN"/>
          </w:rPr>
          <w:t>基金</w:t>
        </w:r>
      </w:ins>
      <w:ins w:id="779" w:author="tongweiwei" w:date="2025-02-12T16:45:12Z">
        <w:r>
          <w:rPr>
            <w:rFonts w:hint="eastAsia" w:ascii="宋体" w:hAnsi="宋体"/>
            <w:szCs w:val="21"/>
            <w:lang w:val="en-US" w:eastAsia="zh-CN"/>
          </w:rPr>
          <w:t>对</w:t>
        </w:r>
      </w:ins>
      <w:ins w:id="780" w:author="tongweiwei" w:date="2025-02-12T16:45:13Z">
        <w:r>
          <w:rPr>
            <w:rFonts w:hint="eastAsia" w:ascii="宋体" w:hAnsi="宋体"/>
            <w:szCs w:val="21"/>
            <w:lang w:val="en-US" w:eastAsia="zh-CN"/>
          </w:rPr>
          <w:t>两</w:t>
        </w:r>
      </w:ins>
      <w:ins w:id="781" w:author="tongweiwei" w:date="2025-02-12T16:45:43Z">
        <w:r>
          <w:rPr>
            <w:rFonts w:hint="eastAsia" w:ascii="宋体" w:hAnsi="宋体"/>
            <w:szCs w:val="21"/>
            <w:lang w:val="en-US" w:eastAsia="zh-CN"/>
          </w:rPr>
          <w:t>类</w:t>
        </w:r>
      </w:ins>
      <w:ins w:id="782" w:author="tongweiwei" w:date="2025-02-12T16:45:17Z">
        <w:r>
          <w:rPr>
            <w:rFonts w:hint="eastAsia" w:ascii="宋体" w:hAnsi="宋体"/>
            <w:szCs w:val="21"/>
            <w:lang w:val="en-US" w:eastAsia="zh-CN"/>
          </w:rPr>
          <w:t>份额</w:t>
        </w:r>
      </w:ins>
      <w:ins w:id="783" w:author="tongweiwei" w:date="2025-02-12T16:45:19Z">
        <w:r>
          <w:rPr>
            <w:rFonts w:hint="eastAsia" w:ascii="宋体" w:hAnsi="宋体"/>
            <w:szCs w:val="21"/>
            <w:lang w:val="en-US" w:eastAsia="zh-CN"/>
          </w:rPr>
          <w:t>均收取</w:t>
        </w:r>
      </w:ins>
      <w:ins w:id="784" w:author="tongweiwei" w:date="2025-02-12T16:45:20Z">
        <w:r>
          <w:rPr>
            <w:rFonts w:hint="eastAsia" w:ascii="宋体" w:hAnsi="宋体"/>
            <w:szCs w:val="21"/>
            <w:lang w:val="en-US" w:eastAsia="zh-CN"/>
          </w:rPr>
          <w:t>赎回费用</w:t>
        </w:r>
      </w:ins>
      <w:ins w:id="785" w:author="tongweiwei" w:date="2025-02-12T16:45:21Z">
        <w:r>
          <w:rPr>
            <w:rFonts w:hint="eastAsia" w:ascii="宋体" w:hAnsi="宋体"/>
            <w:szCs w:val="21"/>
            <w:lang w:val="en-US" w:eastAsia="zh-CN"/>
          </w:rPr>
          <w:t>。</w:t>
        </w:r>
      </w:ins>
    </w:p>
    <w:p w14:paraId="624DAAE6">
      <w:pPr>
        <w:spacing w:line="360" w:lineRule="auto"/>
        <w:ind w:firstLine="420" w:firstLineChars="200"/>
        <w:rPr>
          <w:ins w:id="786" w:author="tongweiwei" w:date="2025-02-12T16:43:03Z"/>
          <w:rFonts w:ascii="宋体" w:hAnsi="宋体"/>
          <w:szCs w:val="21"/>
          <w:highlight w:val="yellow"/>
        </w:rPr>
      </w:pPr>
      <w:ins w:id="787" w:author="tongweiwei" w:date="2025-02-12T16:43:03Z">
        <w:r>
          <w:rPr>
            <w:rFonts w:hint="eastAsia" w:ascii="宋体" w:hAnsi="宋体"/>
            <w:szCs w:val="21"/>
            <w:highlight w:val="yellow"/>
          </w:rPr>
          <w:t>赎回费</w:t>
        </w:r>
      </w:ins>
      <w:ins w:id="788" w:author="tongweiwei" w:date="2025-02-12T16:43:03Z">
        <w:r>
          <w:rPr>
            <w:rFonts w:ascii="宋体" w:hAnsi="宋体"/>
            <w:szCs w:val="21"/>
            <w:highlight w:val="yellow"/>
          </w:rPr>
          <w:t>=（赎回份数×赎回价格-业绩报酬（如有））×赎回费率</w:t>
        </w:r>
      </w:ins>
    </w:p>
    <w:p w14:paraId="4ED4E609">
      <w:pPr>
        <w:spacing w:line="360" w:lineRule="auto"/>
        <w:ind w:firstLine="420" w:firstLineChars="200"/>
        <w:rPr>
          <w:ins w:id="789" w:author="tongweiwei" w:date="2025-02-12T16:43:03Z"/>
          <w:rFonts w:ascii="宋体" w:hAnsi="宋体"/>
          <w:szCs w:val="21"/>
          <w:highlight w:val="yellow"/>
        </w:rPr>
      </w:pPr>
      <w:ins w:id="790" w:author="tongweiwei" w:date="2025-02-12T16:43:03Z">
        <w:r>
          <w:rPr>
            <w:rFonts w:hint="eastAsia" w:ascii="宋体" w:hAnsi="宋体"/>
            <w:szCs w:val="21"/>
            <w:highlight w:val="yellow"/>
          </w:rPr>
          <w:t>赎回价格为基金赎回申请所对应开放日的</w:t>
        </w:r>
      </w:ins>
      <w:ins w:id="791" w:author="tongweiwei" w:date="2025-02-12T16:45:34Z">
        <w:r>
          <w:rPr>
            <w:rFonts w:hint="eastAsia" w:ascii="宋体" w:hAnsi="宋体"/>
            <w:szCs w:val="21"/>
            <w:highlight w:val="yellow"/>
            <w:lang w:val="en-US" w:eastAsia="zh-CN"/>
          </w:rPr>
          <w:t>各类别</w:t>
        </w:r>
      </w:ins>
      <w:ins w:id="792" w:author="tongweiwei" w:date="2025-02-12T16:43:03Z">
        <w:r>
          <w:rPr>
            <w:rFonts w:hint="eastAsia" w:ascii="宋体" w:hAnsi="宋体"/>
            <w:szCs w:val="21"/>
            <w:highlight w:val="yellow"/>
          </w:rPr>
          <w:t>基金份额净值。</w:t>
        </w:r>
      </w:ins>
    </w:p>
    <w:p w14:paraId="1DDE6007">
      <w:pPr>
        <w:spacing w:line="360" w:lineRule="auto"/>
        <w:ind w:firstLine="420" w:firstLineChars="200"/>
        <w:rPr>
          <w:ins w:id="793" w:author="tongweiwei" w:date="2025-02-12T16:43:03Z"/>
          <w:rFonts w:ascii="宋体" w:hAnsi="宋体"/>
          <w:szCs w:val="21"/>
          <w:highlight w:val="yellow"/>
        </w:rPr>
      </w:pPr>
      <w:ins w:id="794" w:author="tongweiwei" w:date="2025-02-12T16:43:03Z">
        <w:r>
          <w:rPr>
            <w:rFonts w:ascii="宋体" w:hAnsi="宋体"/>
            <w:szCs w:val="21"/>
            <w:highlight w:val="yellow"/>
          </w:rPr>
          <w:t>若基金份额持有时间少于12 个月，赎回费率</w:t>
        </w:r>
      </w:ins>
      <w:ins w:id="795" w:author="tongweiwei" w:date="2025-02-12T16:43:06Z">
        <w:r>
          <w:rPr>
            <w:rFonts w:hint="eastAsia" w:ascii="宋体" w:hAnsi="宋体"/>
            <w:szCs w:val="21"/>
            <w:highlight w:val="yellow"/>
            <w:lang w:val="en-US" w:eastAsia="zh-CN"/>
          </w:rPr>
          <w:t>1</w:t>
        </w:r>
      </w:ins>
      <w:ins w:id="796" w:author="tongweiwei" w:date="2025-02-12T16:43:03Z">
        <w:r>
          <w:rPr>
            <w:rFonts w:ascii="宋体" w:hAnsi="宋体"/>
            <w:szCs w:val="21"/>
            <w:highlight w:val="yellow"/>
          </w:rPr>
          <w:t>%；若基金份额持有时间大于等于12个月，</w:t>
        </w:r>
      </w:ins>
      <w:ins w:id="797" w:author="tongweiwei" w:date="2025-02-12T16:43:03Z">
        <w:r>
          <w:rPr>
            <w:rFonts w:hint="eastAsia" w:ascii="宋体" w:hAnsi="宋体"/>
            <w:szCs w:val="21"/>
            <w:highlight w:val="yellow"/>
            <w:lang w:val="en-US" w:eastAsia="zh-CN"/>
          </w:rPr>
          <w:t>不收取赎回费用</w:t>
        </w:r>
      </w:ins>
      <w:ins w:id="798" w:author="tongweiwei" w:date="2025-02-12T16:43:03Z">
        <w:r>
          <w:rPr>
            <w:rFonts w:ascii="宋体" w:hAnsi="宋体"/>
            <w:szCs w:val="21"/>
            <w:highlight w:val="yellow"/>
          </w:rPr>
          <w:t>。其中，基金份额持有时间少于3个月视为违约赎回，收取违约赎回费。</w:t>
        </w:r>
      </w:ins>
    </w:p>
    <w:p w14:paraId="2D60332B">
      <w:pPr>
        <w:spacing w:line="360" w:lineRule="auto"/>
        <w:ind w:firstLine="420" w:firstLineChars="200"/>
        <w:rPr>
          <w:ins w:id="799" w:author="tongweiwei" w:date="2025-02-12T16:43:03Z"/>
          <w:rFonts w:ascii="宋体" w:hAnsi="宋体"/>
          <w:szCs w:val="21"/>
          <w:highlight w:val="yellow"/>
        </w:rPr>
      </w:pPr>
      <w:ins w:id="800" w:author="tongweiwei" w:date="2025-02-12T16:43:03Z">
        <w:r>
          <w:rPr>
            <w:rFonts w:hint="eastAsia" w:ascii="宋体" w:hAnsi="宋体"/>
            <w:szCs w:val="21"/>
            <w:highlight w:val="yellow"/>
          </w:rPr>
          <w:t>赎回费率根据基金份额实际持有时间计算。其中，基金份额持有人认购基金，持有时间从基金成立日起计算至赎回申请所对应开放日；基金份额持有人申购基金，持有时间从申购申请所对应开放日起计算至赎回申请所对应开放日；每月按</w:t>
        </w:r>
      </w:ins>
      <w:ins w:id="801" w:author="tongweiwei" w:date="2025-02-12T16:43:03Z">
        <w:r>
          <w:rPr>
            <w:rFonts w:ascii="宋体" w:hAnsi="宋体"/>
            <w:szCs w:val="21"/>
            <w:highlight w:val="yellow"/>
          </w:rPr>
          <w:t>30个自然日计算，含头不含尾。</w:t>
        </w:r>
      </w:ins>
    </w:p>
    <w:p w14:paraId="5E97CA4B">
      <w:pPr>
        <w:spacing w:line="360" w:lineRule="auto"/>
        <w:ind w:firstLine="420" w:firstLineChars="200"/>
        <w:rPr>
          <w:ins w:id="802" w:author="tongweiwei" w:date="2025-02-12T16:43:03Z"/>
          <w:rFonts w:ascii="宋体" w:hAnsi="宋体"/>
          <w:szCs w:val="21"/>
          <w:highlight w:val="yellow"/>
        </w:rPr>
      </w:pPr>
      <w:ins w:id="803" w:author="tongweiwei" w:date="2025-02-12T16:43:03Z">
        <w:r>
          <w:rPr>
            <w:rFonts w:hint="eastAsia" w:ascii="宋体" w:hAnsi="宋体"/>
            <w:szCs w:val="21"/>
            <w:highlight w:val="yellow"/>
          </w:rPr>
          <w:t>基金份额持有人赎回费归本基金资产所有。管理人可在存续期下调赎回费率（但不得针对单个基金份额持有人下调），具体以基金管理人通知为准；但不允许减免违约赎回费（如有）。</w:t>
        </w:r>
      </w:ins>
    </w:p>
    <w:p w14:paraId="2672AC69">
      <w:pPr>
        <w:spacing w:line="360" w:lineRule="auto"/>
        <w:ind w:firstLine="420" w:firstLineChars="200"/>
        <w:rPr>
          <w:del w:id="804" w:author="tongweiwei" w:date="2025-02-12T16:43:03Z"/>
          <w:rFonts w:hint="eastAsia" w:ascii="宋体" w:hAnsi="宋体"/>
          <w:szCs w:val="21"/>
        </w:rPr>
      </w:pPr>
      <w:del w:id="805" w:author="tongweiwei" w:date="2025-02-12T16:43:03Z">
        <w:r>
          <w:rPr>
            <w:rFonts w:hint="eastAsia" w:ascii="宋体" w:hAnsi="宋体"/>
            <w:szCs w:val="21"/>
          </w:rPr>
          <w:delText>本基金无赎回费用。</w:delText>
        </w:r>
      </w:del>
    </w:p>
    <w:p w14:paraId="184CF105">
      <w:pPr>
        <w:spacing w:line="360" w:lineRule="auto"/>
        <w:ind w:firstLine="420" w:firstLineChars="200"/>
        <w:rPr>
          <w:rFonts w:hint="eastAsia" w:ascii="宋体" w:hAnsi="宋体"/>
          <w:szCs w:val="21"/>
        </w:rPr>
      </w:pPr>
      <w:r>
        <w:rPr>
          <w:rFonts w:hint="eastAsia" w:ascii="宋体" w:hAnsi="宋体"/>
          <w:szCs w:val="21"/>
        </w:rPr>
        <w:t>（八）申购份额与赎回金额的计算方式</w:t>
      </w:r>
    </w:p>
    <w:p w14:paraId="5AC6FB1F">
      <w:pPr>
        <w:spacing w:line="360" w:lineRule="auto"/>
        <w:ind w:firstLine="420" w:firstLineChars="200"/>
        <w:rPr>
          <w:rFonts w:hint="eastAsia" w:ascii="宋体" w:hAnsi="宋体"/>
          <w:szCs w:val="21"/>
        </w:rPr>
      </w:pPr>
      <w:r>
        <w:rPr>
          <w:rFonts w:hint="eastAsia" w:ascii="宋体" w:hAnsi="宋体"/>
          <w:szCs w:val="21"/>
        </w:rPr>
        <w:t>1、申购份额计算</w:t>
      </w:r>
    </w:p>
    <w:p w14:paraId="1E9CB7D8">
      <w:pPr>
        <w:spacing w:line="360" w:lineRule="auto"/>
        <w:ind w:firstLine="420" w:firstLineChars="200"/>
        <w:rPr>
          <w:rFonts w:hint="eastAsia" w:ascii="宋体" w:hAnsi="宋体"/>
          <w:szCs w:val="21"/>
        </w:rPr>
      </w:pPr>
      <w:r>
        <w:rPr>
          <w:rFonts w:hint="eastAsia" w:ascii="宋体" w:hAnsi="宋体"/>
          <w:szCs w:val="21"/>
        </w:rPr>
        <w:t>申购份额</w:t>
      </w:r>
      <w:r>
        <w:rPr>
          <w:rFonts w:ascii="宋体" w:hAnsi="宋体"/>
          <w:szCs w:val="21"/>
        </w:rPr>
        <w:t>=申购金额÷申购价格</w:t>
      </w:r>
    </w:p>
    <w:p w14:paraId="7D459C4D">
      <w:pPr>
        <w:spacing w:line="360" w:lineRule="auto"/>
        <w:ind w:firstLine="420" w:firstLineChars="200"/>
        <w:rPr>
          <w:rFonts w:hint="eastAsia" w:ascii="宋体" w:hAnsi="宋体"/>
          <w:szCs w:val="21"/>
        </w:rPr>
      </w:pPr>
      <w:r>
        <w:rPr>
          <w:rFonts w:hint="eastAsia" w:ascii="宋体" w:hAnsi="宋体"/>
          <w:szCs w:val="21"/>
        </w:rPr>
        <w:t>申购价格为申购申请所对应开放日各类别基金份额的份额净值。</w:t>
      </w:r>
    </w:p>
    <w:p w14:paraId="728A3712">
      <w:pPr>
        <w:spacing w:line="360" w:lineRule="auto"/>
        <w:ind w:firstLine="420" w:firstLineChars="200"/>
        <w:rPr>
          <w:rFonts w:hint="eastAsia" w:ascii="宋体" w:hAnsi="宋体"/>
          <w:szCs w:val="21"/>
        </w:rPr>
      </w:pPr>
      <w:r>
        <w:rPr>
          <w:rFonts w:hint="eastAsia" w:ascii="宋体" w:hAnsi="宋体"/>
          <w:szCs w:val="21"/>
        </w:rPr>
        <w:t>申购份额保留到小数点后2位，小数点后第3位四舍五入，由此产生的误差计入基金财产。</w:t>
      </w:r>
    </w:p>
    <w:p w14:paraId="3B6FAC8B">
      <w:pPr>
        <w:spacing w:line="360" w:lineRule="auto"/>
        <w:ind w:firstLine="420" w:firstLineChars="200"/>
        <w:rPr>
          <w:rFonts w:hint="eastAsia" w:ascii="宋体" w:hAnsi="宋体"/>
          <w:szCs w:val="21"/>
        </w:rPr>
      </w:pPr>
      <w:r>
        <w:rPr>
          <w:rFonts w:hint="eastAsia" w:ascii="宋体" w:hAnsi="宋体"/>
          <w:szCs w:val="21"/>
        </w:rPr>
        <w:t>2、赎回金额计算</w:t>
      </w:r>
    </w:p>
    <w:p w14:paraId="463B25D7">
      <w:pPr>
        <w:spacing w:line="360" w:lineRule="auto"/>
        <w:ind w:firstLine="420" w:firstLineChars="200"/>
        <w:rPr>
          <w:rFonts w:hint="default" w:ascii="宋体" w:hAnsi="宋体" w:eastAsia="宋体"/>
          <w:szCs w:val="21"/>
          <w:lang w:val="en-US" w:eastAsia="zh-CN"/>
        </w:rPr>
      </w:pPr>
      <w:r>
        <w:rPr>
          <w:rFonts w:hint="eastAsia" w:ascii="宋体" w:hAnsi="宋体"/>
          <w:szCs w:val="21"/>
        </w:rPr>
        <w:t>赎回金额</w:t>
      </w:r>
      <w:r>
        <w:rPr>
          <w:rFonts w:ascii="宋体" w:hAnsi="宋体"/>
          <w:szCs w:val="21"/>
        </w:rPr>
        <w:t>=赎回份数×赎回价格</w:t>
      </w:r>
      <w:r>
        <w:rPr>
          <w:rFonts w:hint="eastAsia" w:ascii="宋体" w:hAnsi="宋体"/>
          <w:szCs w:val="21"/>
        </w:rPr>
        <w:t>+特定级份额有限补偿金额（如有）</w:t>
      </w:r>
      <w:ins w:id="806" w:author="tongweiwei" w:date="2025-02-12T16:43:23Z">
        <w:r>
          <w:rPr>
            <w:rFonts w:hint="eastAsia" w:ascii="宋体" w:hAnsi="宋体"/>
            <w:szCs w:val="21"/>
            <w:lang w:val="en-US" w:eastAsia="zh-CN"/>
          </w:rPr>
          <w:t>-</w:t>
        </w:r>
      </w:ins>
      <w:ins w:id="807" w:author="tongweiwei" w:date="2025-02-12T16:43:25Z">
        <w:r>
          <w:rPr>
            <w:rFonts w:hint="eastAsia" w:ascii="宋体" w:hAnsi="宋体"/>
            <w:szCs w:val="21"/>
            <w:lang w:val="en-US" w:eastAsia="zh-CN"/>
          </w:rPr>
          <w:t>赎回费</w:t>
        </w:r>
      </w:ins>
      <w:ins w:id="808" w:author="tongweiwei" w:date="2025-02-12T16:43:26Z">
        <w:r>
          <w:rPr>
            <w:rFonts w:hint="eastAsia" w:ascii="宋体" w:hAnsi="宋体"/>
            <w:szCs w:val="21"/>
            <w:lang w:val="en-US" w:eastAsia="zh-CN"/>
          </w:rPr>
          <w:t>（</w:t>
        </w:r>
      </w:ins>
      <w:ins w:id="809" w:author="tongweiwei" w:date="2025-02-12T16:43:27Z">
        <w:r>
          <w:rPr>
            <w:rFonts w:hint="eastAsia" w:ascii="宋体" w:hAnsi="宋体"/>
            <w:szCs w:val="21"/>
            <w:lang w:val="en-US" w:eastAsia="zh-CN"/>
          </w:rPr>
          <w:t>如有</w:t>
        </w:r>
      </w:ins>
      <w:ins w:id="810" w:author="tongweiwei" w:date="2025-02-12T16:43:26Z">
        <w:r>
          <w:rPr>
            <w:rFonts w:hint="eastAsia" w:ascii="宋体" w:hAnsi="宋体"/>
            <w:szCs w:val="21"/>
            <w:lang w:val="en-US" w:eastAsia="zh-CN"/>
          </w:rPr>
          <w:t>）</w:t>
        </w:r>
      </w:ins>
      <w:ins w:id="811" w:author="tongweiwei" w:date="2025-02-24T17:34:48Z">
        <w:bookmarkStart w:id="100" w:name="_GoBack"/>
        <w:r>
          <w:rPr>
            <w:rFonts w:hint="eastAsia" w:ascii="宋体" w:hAnsi="宋体"/>
            <w:szCs w:val="21"/>
            <w:lang w:val="en-US" w:eastAsia="zh-CN"/>
          </w:rPr>
          <w:t>-</w:t>
        </w:r>
      </w:ins>
      <w:ins w:id="812" w:author="tongweiwei" w:date="2025-02-24T17:34:56Z">
        <w:r>
          <w:rPr>
            <w:rFonts w:hint="eastAsia" w:ascii="宋体" w:hAnsi="宋体"/>
            <w:szCs w:val="21"/>
            <w:lang w:val="en-US" w:eastAsia="zh-CN"/>
          </w:rPr>
          <w:t>赎回时提取</w:t>
        </w:r>
      </w:ins>
      <w:ins w:id="813" w:author="tongweiwei" w:date="2025-02-24T17:34:57Z">
        <w:r>
          <w:rPr>
            <w:rFonts w:hint="eastAsia" w:ascii="宋体" w:hAnsi="宋体"/>
            <w:szCs w:val="21"/>
            <w:lang w:val="en-US" w:eastAsia="zh-CN"/>
          </w:rPr>
          <w:t>的</w:t>
        </w:r>
      </w:ins>
      <w:ins w:id="814" w:author="tongweiwei" w:date="2025-02-24T17:34:58Z">
        <w:r>
          <w:rPr>
            <w:rFonts w:hint="eastAsia" w:ascii="宋体" w:hAnsi="宋体"/>
            <w:szCs w:val="21"/>
            <w:lang w:val="en-US" w:eastAsia="zh-CN"/>
          </w:rPr>
          <w:t>业绩</w:t>
        </w:r>
      </w:ins>
      <w:ins w:id="815" w:author="tongweiwei" w:date="2025-02-24T17:35:00Z">
        <w:r>
          <w:rPr>
            <w:rFonts w:hint="eastAsia" w:ascii="宋体" w:hAnsi="宋体"/>
            <w:szCs w:val="21"/>
            <w:lang w:val="en-US" w:eastAsia="zh-CN"/>
          </w:rPr>
          <w:t>报酬</w:t>
        </w:r>
      </w:ins>
      <w:ins w:id="816" w:author="tongweiwei" w:date="2025-02-24T17:35:01Z">
        <w:r>
          <w:rPr>
            <w:rFonts w:hint="eastAsia" w:ascii="宋体" w:hAnsi="宋体"/>
            <w:szCs w:val="21"/>
            <w:lang w:val="en-US" w:eastAsia="zh-CN"/>
          </w:rPr>
          <w:t>（</w:t>
        </w:r>
      </w:ins>
      <w:ins w:id="817" w:author="tongweiwei" w:date="2025-02-24T17:35:07Z">
        <w:r>
          <w:rPr>
            <w:rFonts w:hint="eastAsia" w:ascii="宋体" w:hAnsi="宋体"/>
            <w:szCs w:val="21"/>
            <w:lang w:val="en-US" w:eastAsia="zh-CN"/>
          </w:rPr>
          <w:t>如有</w:t>
        </w:r>
      </w:ins>
      <w:ins w:id="818" w:author="tongweiwei" w:date="2025-02-24T17:35:01Z">
        <w:r>
          <w:rPr>
            <w:rFonts w:hint="eastAsia" w:ascii="宋体" w:hAnsi="宋体"/>
            <w:szCs w:val="21"/>
            <w:lang w:val="en-US" w:eastAsia="zh-CN"/>
          </w:rPr>
          <w:t>）</w:t>
        </w:r>
      </w:ins>
    </w:p>
    <w:bookmarkEnd w:id="100"/>
    <w:p w14:paraId="66277EAC">
      <w:pPr>
        <w:spacing w:line="360" w:lineRule="auto"/>
        <w:ind w:firstLine="420" w:firstLineChars="200"/>
        <w:rPr>
          <w:rFonts w:hint="eastAsia" w:ascii="宋体" w:hAnsi="宋体"/>
          <w:szCs w:val="21"/>
        </w:rPr>
      </w:pPr>
      <w:r>
        <w:rPr>
          <w:rFonts w:hint="eastAsia" w:ascii="宋体" w:hAnsi="宋体"/>
          <w:szCs w:val="21"/>
        </w:rPr>
        <w:t>赎回价格为赎回申请所对应开放日各类别基金份额的份额净值。</w:t>
      </w:r>
    </w:p>
    <w:p w14:paraId="143376F6">
      <w:pPr>
        <w:spacing w:line="360" w:lineRule="auto"/>
        <w:ind w:firstLine="420" w:firstLineChars="200"/>
        <w:rPr>
          <w:rFonts w:hint="eastAsia" w:ascii="宋体" w:hAnsi="宋体"/>
          <w:szCs w:val="21"/>
        </w:rPr>
      </w:pPr>
      <w:r>
        <w:rPr>
          <w:rFonts w:hint="eastAsia" w:ascii="宋体" w:hAnsi="宋体"/>
          <w:szCs w:val="21"/>
        </w:rPr>
        <w:t>赎回金额保留到小数点后2位，小数点后第3位四舍五入，由此产生的误差计入基金财产。</w:t>
      </w:r>
    </w:p>
    <w:p w14:paraId="1567731E">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（九）拒绝或暂停申购、暂停赎回的情形及处理</w:t>
      </w:r>
    </w:p>
    <w:p w14:paraId="3CB7FEC5">
      <w:pPr>
        <w:autoSpaceDE w:val="0"/>
        <w:autoSpaceDN w:val="0"/>
        <w:adjustRightInd w:val="0"/>
        <w:spacing w:line="360" w:lineRule="auto"/>
        <w:ind w:firstLine="420" w:firstLineChars="200"/>
        <w:jc w:val="left"/>
        <w:rPr>
          <w:rFonts w:hint="eastAsia" w:ascii="宋体" w:hAnsi="宋体"/>
          <w:szCs w:val="21"/>
        </w:rPr>
      </w:pPr>
      <w:r>
        <w:rPr>
          <w:rFonts w:ascii="宋体" w:hAnsi="宋体"/>
          <w:szCs w:val="21"/>
        </w:rPr>
        <w:t>1</w:t>
      </w:r>
      <w:r>
        <w:rPr>
          <w:rFonts w:hint="eastAsia" w:ascii="宋体" w:hAnsi="宋体"/>
          <w:szCs w:val="21"/>
        </w:rPr>
        <w:t>、在如下情形下，基金管理人可以拒绝接受基金投资者的申购申请：</w:t>
      </w:r>
    </w:p>
    <w:p w14:paraId="79B5A03B">
      <w:pPr>
        <w:autoSpaceDE w:val="0"/>
        <w:autoSpaceDN w:val="0"/>
        <w:adjustRightInd w:val="0"/>
        <w:spacing w:line="360" w:lineRule="auto"/>
        <w:ind w:firstLine="420" w:firstLineChars="200"/>
        <w:jc w:val="left"/>
        <w:rPr>
          <w:rFonts w:hint="eastAsia" w:ascii="宋体" w:hAnsi="宋体"/>
          <w:vanish/>
          <w:szCs w:val="21"/>
        </w:rPr>
      </w:pPr>
      <w:r>
        <w:rPr>
          <w:rFonts w:hint="eastAsia" w:ascii="宋体" w:hAnsi="宋体"/>
          <w:vanish/>
          <w:szCs w:val="21"/>
        </w:rPr>
        <w:t>退出退出份额占当日金额认购</w:t>
      </w:r>
    </w:p>
    <w:p w14:paraId="47D10160">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（1）如接受该申请，将导致基金的基金份额持有人超过200人；</w:t>
      </w:r>
    </w:p>
    <w:p w14:paraId="382EA926">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（2）根据市场情况，基金管理人无法找到合适的投资品种，或其他可能对基金业绩产生负面影响，从而损害现有基金份额持有人的利益的情形；</w:t>
      </w:r>
    </w:p>
    <w:p w14:paraId="711BF882">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（3）因基金持有的某个或某些证券进行权益分派等原因，使基金管理人认为短期内接受申购可能会影响或损害现有基金份额持有人利益的情形；</w:t>
      </w:r>
    </w:p>
    <w:p w14:paraId="59198E08">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（4）基金管理人认为接受某笔或某些申购申请可能会影响或损害其他基金份额持有人利益的情形；</w:t>
      </w:r>
    </w:p>
    <w:p w14:paraId="446ABE05">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（5）投资人不符合法律法规关于合格投资者的规定的；</w:t>
      </w:r>
    </w:p>
    <w:p w14:paraId="4E089BFC">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（6）法律法规规定或经中国证监会认定或本合同约定的其他情形。</w:t>
      </w:r>
    </w:p>
    <w:p w14:paraId="3B54E80A">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基金管理人决定拒绝接受某些基金投资者的申购申请时，申购款项将退回基金投资者账户。</w:t>
      </w:r>
    </w:p>
    <w:p w14:paraId="4356AB23">
      <w:pPr>
        <w:autoSpaceDE w:val="0"/>
        <w:autoSpaceDN w:val="0"/>
        <w:adjustRightInd w:val="0"/>
        <w:spacing w:line="360" w:lineRule="auto"/>
        <w:ind w:firstLine="420" w:firstLineChars="200"/>
        <w:jc w:val="left"/>
        <w:rPr>
          <w:rFonts w:hint="eastAsia" w:ascii="宋体" w:hAnsi="宋体"/>
          <w:szCs w:val="21"/>
        </w:rPr>
      </w:pPr>
      <w:r>
        <w:rPr>
          <w:rFonts w:ascii="宋体" w:hAnsi="宋体"/>
          <w:szCs w:val="21"/>
        </w:rPr>
        <w:t>2</w:t>
      </w:r>
      <w:r>
        <w:rPr>
          <w:rFonts w:hint="eastAsia" w:ascii="宋体" w:hAnsi="宋体"/>
          <w:szCs w:val="21"/>
        </w:rPr>
        <w:t>、在如下情形下，基金管理人可以暂停基金投资者的申购：</w:t>
      </w:r>
    </w:p>
    <w:p w14:paraId="6EF03FF1">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w:t>
      </w:r>
      <w:r>
        <w:rPr>
          <w:rFonts w:ascii="宋体" w:hAnsi="宋体"/>
          <w:szCs w:val="21"/>
        </w:rPr>
        <w:t>1</w:t>
      </w:r>
      <w:r>
        <w:rPr>
          <w:rFonts w:hint="eastAsia" w:ascii="宋体" w:hAnsi="宋体"/>
          <w:szCs w:val="21"/>
        </w:rPr>
        <w:t>）因不可抗力导致无法受理基金投资者的申购申请的情形；</w:t>
      </w:r>
    </w:p>
    <w:p w14:paraId="11D205C7">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w:t>
      </w:r>
      <w:r>
        <w:rPr>
          <w:rFonts w:ascii="宋体" w:hAnsi="宋体"/>
          <w:szCs w:val="21"/>
        </w:rPr>
        <w:t>2</w:t>
      </w:r>
      <w:r>
        <w:rPr>
          <w:rFonts w:hint="eastAsia" w:ascii="宋体" w:hAnsi="宋体"/>
          <w:szCs w:val="21"/>
        </w:rPr>
        <w:t>）证券交易场所交易时间临时停市，导致基金管理人无法计算当日基金资产净值的情形；</w:t>
      </w:r>
    </w:p>
    <w:p w14:paraId="41345545">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w:t>
      </w:r>
      <w:r>
        <w:rPr>
          <w:rFonts w:ascii="宋体" w:hAnsi="宋体"/>
          <w:szCs w:val="21"/>
        </w:rPr>
        <w:t>3</w:t>
      </w:r>
      <w:r>
        <w:rPr>
          <w:rFonts w:hint="eastAsia" w:ascii="宋体" w:hAnsi="宋体"/>
          <w:szCs w:val="21"/>
        </w:rPr>
        <w:t>）本基金的证券/期货经纪商没有或未及时发送交易清算数据或对账数据、发送的交易清算数据或对账数据不完整或有误，导致无法或未能及时计算当日基金资产净值的情形；</w:t>
      </w:r>
    </w:p>
    <w:p w14:paraId="0FB817D4">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（4）对于没有或未及时获取场外交易数据或场外行情数据、场外交易数据或场外行情数据不完整或有误，导致无法或未能及时计算当日基金资产净值的情形；</w:t>
      </w:r>
    </w:p>
    <w:p w14:paraId="2476D8BD">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（5）发生本合同规定的暂停基金资产估值的情形；</w:t>
      </w:r>
    </w:p>
    <w:p w14:paraId="7E659164">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（6）法律法规规定或经中国证监会认定的其他情形。</w:t>
      </w:r>
    </w:p>
    <w:p w14:paraId="19879527">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基金管理人决定暂停接受全部或部分申购申请时，应当以约定的形式告知基金投资者。在暂停申购的情形消除时，基金管理人应及时恢复申购业务的办理并以约定的形式告知基金投资者。</w:t>
      </w:r>
    </w:p>
    <w:p w14:paraId="0171BB55">
      <w:pPr>
        <w:autoSpaceDE w:val="0"/>
        <w:autoSpaceDN w:val="0"/>
        <w:adjustRightInd w:val="0"/>
        <w:spacing w:line="360" w:lineRule="auto"/>
        <w:ind w:firstLine="420" w:firstLineChars="200"/>
        <w:jc w:val="left"/>
        <w:rPr>
          <w:rFonts w:hint="eastAsia" w:ascii="宋体" w:hAnsi="宋体"/>
          <w:szCs w:val="21"/>
        </w:rPr>
      </w:pPr>
      <w:r>
        <w:rPr>
          <w:rFonts w:ascii="宋体" w:hAnsi="宋体"/>
          <w:szCs w:val="21"/>
        </w:rPr>
        <w:t>3</w:t>
      </w:r>
      <w:r>
        <w:rPr>
          <w:rFonts w:hint="eastAsia" w:ascii="宋体" w:hAnsi="宋体"/>
          <w:szCs w:val="21"/>
        </w:rPr>
        <w:t>、在如下情形下，基金管理人可以暂停基金份额持有人的赎回：</w:t>
      </w:r>
    </w:p>
    <w:p w14:paraId="032C6E45">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（1）因不可抗力导致基金管理人无法支付赎回款项的情形；</w:t>
      </w:r>
    </w:p>
    <w:p w14:paraId="5A8EFDFF">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（2）证券交易场所交易时间临时停市，导致基金管理人无法计算当日基金资产净值的情形；</w:t>
      </w:r>
    </w:p>
    <w:p w14:paraId="3AB2F611">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w:t>
      </w:r>
      <w:r>
        <w:rPr>
          <w:rFonts w:ascii="宋体" w:hAnsi="宋体"/>
          <w:szCs w:val="21"/>
        </w:rPr>
        <w:t>3</w:t>
      </w:r>
      <w:r>
        <w:rPr>
          <w:rFonts w:hint="eastAsia" w:ascii="宋体" w:hAnsi="宋体"/>
          <w:szCs w:val="21"/>
        </w:rPr>
        <w:t>）本基金的证券/期货经纪商没有或未及时发送交易清算数据或对账数据、发送的交易清算数据或对账数据不完整或有误，导致无法或未能及时计算当日基金资产净值的情形；</w:t>
      </w:r>
    </w:p>
    <w:p w14:paraId="7E96ADE8">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（4）对于没有或未及时获取场外交易数据或场外行情数据、场外交易数据或场外行情数据不完整或有误，导致无法或未能及时计算当日基金资产净值的情形；</w:t>
      </w:r>
    </w:p>
    <w:p w14:paraId="759AA546">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（5）发生本合同规定的暂停基金资产估值的情形；</w:t>
      </w:r>
    </w:p>
    <w:p w14:paraId="48C36258">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（6）法律法规规定或经中国证监会认定的其他情形。</w:t>
      </w:r>
    </w:p>
    <w:p w14:paraId="0AA0A3D0">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发生上述情形之一且基金管理人决定暂停赎回的，基金管理人应当以约定的形式告知基金份额持有人。已接受的赎回申请，基金管理人应当足额支付；如暂时不能足额支付，应当按单个赎回申请人已被接受的赎回金额占已接受的赎回总金额的比例将可支付金额分配给赎回申请人，其余部分在后续工作日予以支付。</w:t>
      </w:r>
    </w:p>
    <w:p w14:paraId="4FB90DDF">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在暂停赎回的情况消除时，基金管理人应及时恢复赎回业务的办理并以约定的形式告知基金份额持有人。</w:t>
      </w:r>
    </w:p>
    <w:p w14:paraId="0955FD68">
      <w:pPr>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（十）巨额赎回的认定及处理方式</w:t>
      </w:r>
    </w:p>
    <w:p w14:paraId="42E726A5">
      <w:pPr>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hint="eastAsia" w:ascii="宋体" w:hAnsi="宋体"/>
          <w:szCs w:val="21"/>
        </w:rPr>
      </w:pPr>
      <w:r>
        <w:rPr>
          <w:rFonts w:ascii="宋体" w:hAnsi="宋体"/>
          <w:szCs w:val="21"/>
        </w:rPr>
        <w:t>1、巨额赎回的认定</w:t>
      </w:r>
    </w:p>
    <w:p w14:paraId="38C253B2">
      <w:pPr>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单个开放日中，本基金需处理的基金净赎回申请份额超过本基金上一工作日基金总份额的</w:t>
      </w:r>
      <w:del w:id="819" w:author="tongweiwei" w:date="2025-02-20T11:57:23Z">
        <w:r>
          <w:rPr>
            <w:rFonts w:hint="default" w:ascii="宋体" w:hAnsi="宋体"/>
            <w:szCs w:val="21"/>
            <w:lang w:val="en-US"/>
          </w:rPr>
          <w:delText>20</w:delText>
        </w:r>
      </w:del>
      <w:ins w:id="820" w:author="tongweiwei" w:date="2025-02-20T11:57:23Z">
        <w:r>
          <w:rPr>
            <w:rFonts w:hint="eastAsia" w:ascii="宋体" w:hAnsi="宋体"/>
            <w:szCs w:val="21"/>
            <w:lang w:val="en-US" w:eastAsia="zh-CN"/>
          </w:rPr>
          <w:t>50</w:t>
        </w:r>
      </w:ins>
      <w:r>
        <w:rPr>
          <w:rFonts w:ascii="宋体" w:hAnsi="宋体"/>
          <w:szCs w:val="21"/>
        </w:rPr>
        <w:t>%时，即认为本基金发生了巨额赎回。</w:t>
      </w:r>
    </w:p>
    <w:p w14:paraId="12119FA5">
      <w:pPr>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hint="eastAsia" w:ascii="宋体" w:hAnsi="宋体"/>
          <w:szCs w:val="21"/>
        </w:rPr>
      </w:pPr>
      <w:r>
        <w:rPr>
          <w:rFonts w:ascii="宋体" w:hAnsi="宋体"/>
          <w:szCs w:val="21"/>
        </w:rPr>
        <w:t>2、巨额赎回的处理方式</w:t>
      </w:r>
    </w:p>
    <w:p w14:paraId="49263776">
      <w:pPr>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如开放日提出的赎回申请构成巨额赎回，基金管理人对巨额赎回全部接受，但可根据情况适当延期赎回款项支付时间，最长不应超过</w:t>
      </w:r>
      <w:r>
        <w:rPr>
          <w:rFonts w:ascii="宋体" w:hAnsi="宋体"/>
          <w:szCs w:val="21"/>
        </w:rPr>
        <w:t>30个工作日。延期支付赎回款项的赎回价格为基金份额持有人申请赎回开放日的基金份额净值。延期支付的赎回款项不支付利息。</w:t>
      </w:r>
    </w:p>
    <w:p w14:paraId="5A2A7E63">
      <w:pPr>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hint="eastAsia" w:ascii="宋体" w:hAnsi="宋体"/>
          <w:szCs w:val="21"/>
        </w:rPr>
      </w:pPr>
      <w:r>
        <w:rPr>
          <w:rFonts w:ascii="宋体" w:hAnsi="宋体"/>
          <w:szCs w:val="21"/>
        </w:rPr>
        <w:t>3、巨额赎回延迟支付的通知：当发生巨额赎回并且基金管理人决定延期支付赎回款项时，基金管理人应当通知基金份额持有人</w:t>
      </w:r>
      <w:r>
        <w:rPr>
          <w:rFonts w:hint="eastAsia" w:ascii="宋体" w:hAnsi="宋体"/>
          <w:szCs w:val="21"/>
        </w:rPr>
        <w:t>，说明有关处理方法</w:t>
      </w:r>
      <w:r>
        <w:rPr>
          <w:rFonts w:ascii="宋体" w:hAnsi="宋体"/>
          <w:szCs w:val="21"/>
        </w:rPr>
        <w:t>。</w:t>
      </w:r>
    </w:p>
    <w:p w14:paraId="2B3F719C">
      <w:pPr>
        <w:spacing w:line="360" w:lineRule="auto"/>
        <w:ind w:firstLine="420"/>
        <w:rPr>
          <w:rFonts w:hint="eastAsia" w:ascii="宋体" w:hAnsi="宋体"/>
          <w:szCs w:val="21"/>
        </w:rPr>
      </w:pPr>
      <w:r>
        <w:rPr>
          <w:rFonts w:hint="eastAsia" w:ascii="宋体" w:hAnsi="宋体"/>
          <w:szCs w:val="21"/>
        </w:rPr>
        <w:t>（十一）基金份额的转让</w:t>
      </w:r>
    </w:p>
    <w:p w14:paraId="3BF638C0">
      <w:pPr>
        <w:spacing w:line="360" w:lineRule="auto"/>
        <w:ind w:firstLine="420"/>
        <w:rPr>
          <w:rFonts w:hint="eastAsia" w:ascii="宋体" w:hAnsi="宋体"/>
          <w:szCs w:val="21"/>
        </w:rPr>
      </w:pPr>
      <w:r>
        <w:rPr>
          <w:rFonts w:hint="eastAsia" w:ascii="宋体" w:hAnsi="宋体"/>
          <w:szCs w:val="21"/>
        </w:rPr>
        <w:t>在不违反法律法规及监管部门的相关规定的前提下，基金份额持有人可向其他合格投资者转让基金份额。基金份额转让须按照中国基金业协会要求进行份额登记。转让期间及转让后，持有基金份额的合格投资者数量合计不得超过法定人数。</w:t>
      </w:r>
    </w:p>
    <w:p w14:paraId="6FEBF7BC">
      <w:pPr>
        <w:spacing w:line="360" w:lineRule="auto"/>
        <w:ind w:firstLine="420" w:firstLineChars="200"/>
        <w:rPr>
          <w:rFonts w:hint="eastAsia" w:ascii="宋体" w:hAnsi="宋体"/>
          <w:szCs w:val="21"/>
        </w:rPr>
      </w:pPr>
      <w:r>
        <w:rPr>
          <w:rFonts w:hint="eastAsia" w:ascii="宋体" w:hAnsi="宋体"/>
          <w:szCs w:val="21"/>
        </w:rPr>
        <w:t>1、基金份额转让的报备</w:t>
      </w:r>
    </w:p>
    <w:p w14:paraId="4A8BED45">
      <w:pPr>
        <w:spacing w:line="360" w:lineRule="auto"/>
        <w:ind w:firstLine="420" w:firstLineChars="200"/>
        <w:rPr>
          <w:rFonts w:hint="eastAsia" w:ascii="宋体" w:hAnsi="宋体"/>
          <w:szCs w:val="21"/>
        </w:rPr>
      </w:pPr>
      <w:r>
        <w:rPr>
          <w:rFonts w:hint="eastAsia" w:ascii="宋体" w:hAnsi="宋体"/>
          <w:szCs w:val="21"/>
        </w:rPr>
        <w:t>（1）基金投资者拟将其份额转让给其他人的，需经基金管理人同意，并需按基金管理人的要求向基金管理人履行报备义务，由基金管理人负责审核受让方是否符合相关法律法规及基金合同规定的合格投资者条件。若基金投资者和受让方未对转让事宜向基金管理人进行报备的，基金管理人将按照原基金份额持有人持有份额进行收益分配。</w:t>
      </w:r>
    </w:p>
    <w:p w14:paraId="751A4136">
      <w:pPr>
        <w:spacing w:line="360" w:lineRule="auto"/>
        <w:ind w:firstLine="420" w:firstLineChars="200"/>
        <w:rPr>
          <w:rFonts w:hint="eastAsia" w:ascii="宋体" w:hAnsi="宋体"/>
          <w:szCs w:val="21"/>
        </w:rPr>
      </w:pPr>
      <w:r>
        <w:rPr>
          <w:rFonts w:hint="eastAsia" w:ascii="宋体" w:hAnsi="宋体"/>
          <w:szCs w:val="21"/>
        </w:rPr>
        <w:t>（2）在报备时由基金管理人负责对受让方的风险识别能力和风险承担能力进行评估，并向受让方揭示基金投资风险。若经审查受让方不符合合格投资者条件，或由于本次转让可能导致基金投资者人数超过200人的，基金管理人有权拒绝本次转让。</w:t>
      </w:r>
    </w:p>
    <w:p w14:paraId="0B44A9F5">
      <w:pPr>
        <w:spacing w:line="360" w:lineRule="auto"/>
        <w:ind w:firstLine="420" w:firstLineChars="200"/>
        <w:rPr>
          <w:rFonts w:hint="eastAsia" w:ascii="宋体" w:hAnsi="宋体"/>
          <w:szCs w:val="21"/>
        </w:rPr>
      </w:pPr>
      <w:r>
        <w:rPr>
          <w:rFonts w:hint="eastAsia" w:ascii="宋体" w:hAnsi="宋体"/>
          <w:szCs w:val="21"/>
        </w:rPr>
        <w:t>（3）对于在受让前未持有该基金份额的投资者，其首次受让的基金份额所对应的资产总值不低于100万元。</w:t>
      </w:r>
    </w:p>
    <w:p w14:paraId="6438E0DC">
      <w:pPr>
        <w:spacing w:line="360" w:lineRule="auto"/>
        <w:ind w:firstLine="420" w:firstLineChars="200"/>
        <w:rPr>
          <w:rFonts w:hint="eastAsia" w:ascii="宋体" w:hAnsi="宋体"/>
          <w:szCs w:val="21"/>
        </w:rPr>
      </w:pPr>
      <w:r>
        <w:rPr>
          <w:rFonts w:hint="eastAsia" w:ascii="宋体" w:hAnsi="宋体"/>
          <w:szCs w:val="21"/>
        </w:rPr>
        <w:t>（4）基金管理人在接收报备的10个工作日内通知基金份额登记机构，并安排基金投资者与受让方签订《私募投资基金份额</w:t>
      </w:r>
      <w:r>
        <w:rPr>
          <w:rFonts w:ascii="宋体" w:hAnsi="宋体"/>
          <w:szCs w:val="21"/>
        </w:rPr>
        <w:t>转让协议</w:t>
      </w:r>
      <w:r>
        <w:rPr>
          <w:rFonts w:hint="eastAsia" w:ascii="宋体" w:hAnsi="宋体"/>
          <w:szCs w:val="21"/>
        </w:rPr>
        <w:t>》（下称“转让协议”）。</w:t>
      </w:r>
    </w:p>
    <w:p w14:paraId="75175559">
      <w:pPr>
        <w:spacing w:line="360" w:lineRule="auto"/>
        <w:ind w:firstLine="420" w:firstLineChars="200"/>
        <w:rPr>
          <w:rFonts w:hint="eastAsia" w:ascii="宋体" w:hAnsi="宋体"/>
          <w:szCs w:val="21"/>
        </w:rPr>
      </w:pPr>
      <w:r>
        <w:rPr>
          <w:rFonts w:ascii="宋体" w:hAnsi="宋体"/>
          <w:szCs w:val="21"/>
        </w:rPr>
        <w:t>2、基金份额转让的变更登记</w:t>
      </w:r>
    </w:p>
    <w:p w14:paraId="1B323A16">
      <w:pPr>
        <w:spacing w:line="360" w:lineRule="auto"/>
        <w:ind w:firstLine="420" w:firstLineChars="200"/>
        <w:rPr>
          <w:rFonts w:hint="eastAsia" w:ascii="宋体" w:hAnsi="宋体"/>
          <w:szCs w:val="21"/>
        </w:rPr>
      </w:pPr>
      <w:r>
        <w:rPr>
          <w:rFonts w:hint="eastAsia" w:ascii="宋体" w:hAnsi="宋体"/>
          <w:szCs w:val="21"/>
        </w:rPr>
        <w:t>（</w:t>
      </w:r>
      <w:r>
        <w:rPr>
          <w:rFonts w:ascii="宋体" w:hAnsi="宋体"/>
          <w:szCs w:val="21"/>
        </w:rPr>
        <w:t>1）基金投资者应在转让协议签订之日起10个工作日内，向基金管理人申请办理基金份额的转让变更登记手续，并提供以下材料：</w:t>
      </w:r>
    </w:p>
    <w:p w14:paraId="70EB101E">
      <w:pPr>
        <w:spacing w:line="360" w:lineRule="auto"/>
        <w:ind w:firstLine="420" w:firstLineChars="200"/>
        <w:rPr>
          <w:rFonts w:hint="eastAsia" w:ascii="宋体" w:hAnsi="宋体"/>
          <w:szCs w:val="21"/>
        </w:rPr>
      </w:pPr>
      <w:r>
        <w:rPr>
          <w:rFonts w:ascii="宋体" w:hAnsi="宋体"/>
          <w:szCs w:val="21"/>
        </w:rPr>
        <w:t>1）各方签署的</w:t>
      </w:r>
      <w:r>
        <w:rPr>
          <w:rFonts w:hint="eastAsia" w:ascii="宋体" w:hAnsi="宋体"/>
          <w:szCs w:val="21"/>
        </w:rPr>
        <w:t>份额转让协议</w:t>
      </w:r>
      <w:r>
        <w:rPr>
          <w:rFonts w:ascii="宋体" w:hAnsi="宋体"/>
          <w:szCs w:val="21"/>
        </w:rPr>
        <w:t>；</w:t>
      </w:r>
    </w:p>
    <w:p w14:paraId="04D63C99">
      <w:pPr>
        <w:spacing w:line="360" w:lineRule="auto"/>
        <w:ind w:firstLine="420" w:firstLineChars="200"/>
        <w:rPr>
          <w:rFonts w:hint="eastAsia" w:ascii="宋体" w:hAnsi="宋体"/>
          <w:szCs w:val="21"/>
        </w:rPr>
      </w:pPr>
      <w:r>
        <w:rPr>
          <w:rFonts w:ascii="宋体" w:hAnsi="宋体"/>
          <w:szCs w:val="21"/>
        </w:rPr>
        <w:t>2）基金投资者向基金管理人申请进行基金份额转让报备的文件；</w:t>
      </w:r>
    </w:p>
    <w:p w14:paraId="29DF6A10">
      <w:pPr>
        <w:spacing w:line="360" w:lineRule="auto"/>
        <w:ind w:firstLine="420" w:firstLineChars="200"/>
        <w:rPr>
          <w:rFonts w:hint="eastAsia" w:ascii="宋体" w:hAnsi="宋体"/>
          <w:szCs w:val="21"/>
        </w:rPr>
      </w:pPr>
      <w:r>
        <w:rPr>
          <w:rFonts w:ascii="宋体" w:hAnsi="宋体"/>
          <w:szCs w:val="21"/>
        </w:rPr>
        <w:t>3）转让方身份证明文件（</w:t>
      </w:r>
      <w:r>
        <w:rPr>
          <w:rFonts w:hint="eastAsia" w:ascii="宋体" w:hAnsi="宋体"/>
          <w:szCs w:val="21"/>
        </w:rPr>
        <w:t>机构为</w:t>
      </w:r>
      <w:r>
        <w:rPr>
          <w:rFonts w:ascii="宋体" w:hAnsi="宋体"/>
          <w:szCs w:val="21"/>
        </w:rPr>
        <w:t>营业执照</w:t>
      </w:r>
      <w:r>
        <w:rPr>
          <w:rFonts w:hint="eastAsia" w:ascii="宋体" w:hAnsi="宋体"/>
          <w:szCs w:val="21"/>
        </w:rPr>
        <w:t>；个人为</w:t>
      </w:r>
      <w:r>
        <w:rPr>
          <w:rFonts w:ascii="宋体" w:hAnsi="宋体"/>
          <w:szCs w:val="21"/>
        </w:rPr>
        <w:t>身份证）；</w:t>
      </w:r>
    </w:p>
    <w:p w14:paraId="7AF4AF4A">
      <w:pPr>
        <w:spacing w:line="360" w:lineRule="auto"/>
        <w:ind w:firstLine="420" w:firstLineChars="200"/>
        <w:rPr>
          <w:rFonts w:hint="eastAsia" w:ascii="宋体" w:hAnsi="宋体"/>
          <w:szCs w:val="21"/>
        </w:rPr>
      </w:pPr>
      <w:r>
        <w:rPr>
          <w:rFonts w:ascii="宋体" w:hAnsi="宋体"/>
          <w:szCs w:val="21"/>
        </w:rPr>
        <w:t>4）受让方身份证明文件（</w:t>
      </w:r>
      <w:r>
        <w:rPr>
          <w:rFonts w:hint="eastAsia" w:ascii="宋体" w:hAnsi="宋体"/>
          <w:szCs w:val="21"/>
        </w:rPr>
        <w:t>机构为</w:t>
      </w:r>
      <w:r>
        <w:rPr>
          <w:rFonts w:ascii="宋体" w:hAnsi="宋体"/>
          <w:szCs w:val="21"/>
        </w:rPr>
        <w:t>营业执照</w:t>
      </w:r>
      <w:r>
        <w:rPr>
          <w:rFonts w:hint="eastAsia" w:ascii="宋体" w:hAnsi="宋体"/>
          <w:szCs w:val="21"/>
        </w:rPr>
        <w:t>；个人为</w:t>
      </w:r>
      <w:r>
        <w:rPr>
          <w:rFonts w:ascii="宋体" w:hAnsi="宋体"/>
          <w:szCs w:val="21"/>
        </w:rPr>
        <w:t>身份证）；</w:t>
      </w:r>
    </w:p>
    <w:p w14:paraId="17F5B507">
      <w:pPr>
        <w:spacing w:line="360" w:lineRule="auto"/>
        <w:ind w:firstLine="420" w:firstLineChars="200"/>
        <w:rPr>
          <w:rFonts w:hint="eastAsia" w:ascii="宋体" w:hAnsi="宋体"/>
          <w:szCs w:val="21"/>
        </w:rPr>
      </w:pPr>
      <w:r>
        <w:rPr>
          <w:rFonts w:ascii="宋体" w:hAnsi="宋体"/>
          <w:szCs w:val="21"/>
        </w:rPr>
        <w:t>5）具体经办人身份证明文件及授权委托书。</w:t>
      </w:r>
    </w:p>
    <w:p w14:paraId="482E8CDB">
      <w:pPr>
        <w:spacing w:line="360" w:lineRule="auto"/>
        <w:ind w:firstLine="420" w:firstLineChars="200"/>
        <w:rPr>
          <w:rFonts w:hint="eastAsia" w:ascii="宋体" w:hAnsi="宋体"/>
          <w:szCs w:val="21"/>
        </w:rPr>
      </w:pPr>
      <w:r>
        <w:rPr>
          <w:rFonts w:hint="eastAsia" w:ascii="宋体" w:hAnsi="宋体"/>
          <w:szCs w:val="21"/>
        </w:rPr>
        <w:t>（</w:t>
      </w:r>
      <w:r>
        <w:rPr>
          <w:rFonts w:ascii="宋体" w:hAnsi="宋体"/>
          <w:szCs w:val="21"/>
        </w:rPr>
        <w:t>2）基金管理人在收到上述申请文件后3个工作日内，统一向基金</w:t>
      </w:r>
      <w:r>
        <w:rPr>
          <w:rFonts w:hint="eastAsia" w:ascii="宋体" w:hAnsi="宋体"/>
          <w:szCs w:val="21"/>
        </w:rPr>
        <w:t>份额登记机构申请办理基金份额变更登记手续，并将上述申请文件的扫描件作为附件连同管理人同意基金投资者进行份额转让的情况说明一并提供，由基金份额登记机构进行形式审核无误后，配合办理基金份额变更登记手续。</w:t>
      </w:r>
    </w:p>
    <w:p w14:paraId="3CDE9A0E">
      <w:pPr>
        <w:spacing w:line="360" w:lineRule="auto"/>
        <w:ind w:firstLine="420" w:firstLineChars="200"/>
        <w:rPr>
          <w:rFonts w:hint="eastAsia" w:ascii="宋体" w:hAnsi="宋体"/>
          <w:szCs w:val="21"/>
        </w:rPr>
      </w:pPr>
      <w:r>
        <w:rPr>
          <w:rFonts w:hint="eastAsia" w:ascii="宋体" w:hAnsi="宋体"/>
          <w:szCs w:val="21"/>
        </w:rPr>
        <w:t>（3）基金份额转让相关交易及变更登记申请文件的真实性由基金管理人负责审核确认。</w:t>
      </w:r>
      <w:r>
        <w:rPr>
          <w:rFonts w:ascii="宋体" w:hAnsi="宋体"/>
          <w:szCs w:val="21"/>
        </w:rPr>
        <w:t>基金</w:t>
      </w:r>
      <w:r>
        <w:rPr>
          <w:rFonts w:hint="eastAsia" w:ascii="宋体" w:hAnsi="宋体"/>
          <w:szCs w:val="21"/>
        </w:rPr>
        <w:t>份额登记机构</w:t>
      </w:r>
      <w:r>
        <w:rPr>
          <w:rFonts w:ascii="宋体" w:hAnsi="宋体"/>
          <w:szCs w:val="21"/>
        </w:rPr>
        <w:t>只对收到的申请文件进行形式审查。基金</w:t>
      </w:r>
      <w:r>
        <w:rPr>
          <w:rFonts w:hint="eastAsia" w:ascii="宋体" w:hAnsi="宋体"/>
          <w:szCs w:val="21"/>
        </w:rPr>
        <w:t>份额登记机构</w:t>
      </w:r>
      <w:r>
        <w:rPr>
          <w:rFonts w:ascii="宋体" w:hAnsi="宋体"/>
          <w:szCs w:val="21"/>
        </w:rPr>
        <w:t>对收到的申请文件完成形式审查，即有充分理由信赖本次基金份额转让的真实性。若因当事人提供的上述文件不合法、不真实、不完整或失去效力而影响基金</w:t>
      </w:r>
      <w:r>
        <w:rPr>
          <w:rFonts w:hint="eastAsia" w:ascii="宋体" w:hAnsi="宋体"/>
          <w:szCs w:val="21"/>
        </w:rPr>
        <w:t>份额登记机构</w:t>
      </w:r>
      <w:r>
        <w:rPr>
          <w:rFonts w:ascii="宋体" w:hAnsi="宋体"/>
          <w:szCs w:val="21"/>
        </w:rPr>
        <w:t>审核或给任何第三人带来损失，基金</w:t>
      </w:r>
      <w:r>
        <w:rPr>
          <w:rFonts w:hint="eastAsia" w:ascii="宋体" w:hAnsi="宋体"/>
          <w:szCs w:val="21"/>
        </w:rPr>
        <w:t>份额登记机构</w:t>
      </w:r>
      <w:r>
        <w:rPr>
          <w:rFonts w:ascii="宋体" w:hAnsi="宋体"/>
          <w:szCs w:val="21"/>
        </w:rPr>
        <w:t>不承担任何形式的责任。</w:t>
      </w:r>
    </w:p>
    <w:p w14:paraId="42C8E586">
      <w:pPr>
        <w:spacing w:line="360" w:lineRule="auto"/>
        <w:ind w:firstLine="420" w:firstLineChars="200"/>
        <w:rPr>
          <w:rFonts w:hint="eastAsia" w:ascii="宋体" w:hAnsi="宋体"/>
          <w:szCs w:val="21"/>
        </w:rPr>
      </w:pPr>
      <w:r>
        <w:rPr>
          <w:rFonts w:hint="eastAsia" w:ascii="宋体" w:hAnsi="宋体"/>
          <w:szCs w:val="21"/>
        </w:rPr>
        <w:t>（</w:t>
      </w:r>
      <w:r>
        <w:rPr>
          <w:rFonts w:ascii="宋体" w:hAnsi="宋体"/>
          <w:szCs w:val="21"/>
        </w:rPr>
        <w:t>4）自本次基金份额转让完成变更登记之日起，受让人即成为基金份额持有人，根据基金合同拥有相关权利并承担相关义务。</w:t>
      </w:r>
    </w:p>
    <w:p w14:paraId="7C6CF777">
      <w:pPr>
        <w:spacing w:line="360" w:lineRule="auto"/>
        <w:ind w:firstLine="420" w:firstLineChars="200"/>
        <w:rPr>
          <w:ins w:id="821" w:author="tongweiwei" w:date="2025-02-20T11:53:17Z"/>
          <w:rFonts w:ascii="宋体" w:hAnsi="宋体"/>
          <w:szCs w:val="21"/>
        </w:rPr>
      </w:pPr>
      <w:ins w:id="822" w:author="tongweiwei" w:date="2025-02-20T11:53:17Z">
        <w:r>
          <w:rPr>
            <w:rFonts w:hint="eastAsia" w:ascii="宋体" w:hAnsi="宋体"/>
            <w:szCs w:val="21"/>
          </w:rPr>
          <w:t>（十</w:t>
        </w:r>
      </w:ins>
      <w:ins w:id="823" w:author="tongweiwei" w:date="2025-02-20T11:53:25Z">
        <w:r>
          <w:rPr>
            <w:rFonts w:hint="eastAsia" w:ascii="宋体" w:hAnsi="宋体"/>
            <w:szCs w:val="21"/>
            <w:lang w:val="en-US" w:eastAsia="zh-CN"/>
          </w:rPr>
          <w:t>二</w:t>
        </w:r>
      </w:ins>
      <w:ins w:id="824" w:author="tongweiwei" w:date="2025-02-20T11:53:17Z">
        <w:r>
          <w:rPr>
            <w:rFonts w:hint="eastAsia" w:ascii="宋体" w:hAnsi="宋体"/>
            <w:szCs w:val="21"/>
          </w:rPr>
          <w:t>）基金转换</w:t>
        </w:r>
      </w:ins>
    </w:p>
    <w:p w14:paraId="1ECE106A">
      <w:pPr>
        <w:spacing w:line="360" w:lineRule="auto"/>
        <w:ind w:firstLine="420" w:firstLineChars="200"/>
        <w:rPr>
          <w:ins w:id="825" w:author="tongweiwei" w:date="2025-02-20T11:53:17Z"/>
          <w:rFonts w:ascii="宋体" w:hAnsi="宋体"/>
          <w:color w:val="000000" w:themeColor="text1"/>
          <w:szCs w:val="21"/>
          <w14:textFill>
            <w14:solidFill>
              <w14:schemeClr w14:val="tx1"/>
            </w14:solidFill>
          </w14:textFill>
        </w:rPr>
      </w:pPr>
      <w:ins w:id="826" w:author="tongweiwei" w:date="2025-02-20T11:53:17Z">
        <w:r>
          <w:rPr>
            <w:rFonts w:hint="eastAsia" w:ascii="宋体" w:hAnsi="宋体"/>
            <w:color w:val="000000" w:themeColor="text1"/>
            <w:kern w:val="0"/>
            <w:szCs w:val="21"/>
            <w14:textFill>
              <w14:solidFill>
                <w14:schemeClr w14:val="tx1"/>
              </w14:solidFill>
            </w14:textFill>
          </w:rPr>
          <w:t>基金转换是指基金投资者按照基金管理人的规定将其持有的一只基金的份额全部或部分转换为基金管理人管理的、由同一份额登记机构办理注册登记的另一私募基金份额的行为。</w:t>
        </w:r>
      </w:ins>
      <w:ins w:id="827" w:author="tongweiwei" w:date="2025-02-20T11:53:17Z">
        <w:r>
          <w:rPr>
            <w:rFonts w:hint="eastAsia" w:ascii="宋体" w:hAnsi="宋体" w:cs="宋体"/>
            <w:color w:val="000000" w:themeColor="text1"/>
            <w:kern w:val="0"/>
            <w:szCs w:val="21"/>
            <w14:textFill>
              <w14:solidFill>
                <w14:schemeClr w14:val="tx1"/>
              </w14:solidFill>
            </w14:textFill>
          </w:rPr>
          <w:t>基金管理人在本基金合同生效后为基金份额持有人办理基金间的转换业务，本基金份额转换为另外一只基金份额的，基金投资者需签署新的合同并遵从另外一只基金合同的相关约定。</w:t>
        </w:r>
      </w:ins>
    </w:p>
    <w:p w14:paraId="62586708">
      <w:pPr>
        <w:spacing w:line="360" w:lineRule="auto"/>
        <w:ind w:firstLine="420" w:firstLineChars="200"/>
        <w:rPr>
          <w:ins w:id="828" w:author="tongweiwei" w:date="2025-02-20T11:53:17Z"/>
          <w:rFonts w:ascii="宋体" w:hAnsi="宋体"/>
          <w:color w:val="000000" w:themeColor="text1"/>
          <w:szCs w:val="21"/>
          <w14:textFill>
            <w14:solidFill>
              <w14:schemeClr w14:val="tx1"/>
            </w14:solidFill>
          </w14:textFill>
        </w:rPr>
      </w:pPr>
      <w:ins w:id="829" w:author="tongweiwei" w:date="2025-02-20T11:53:17Z">
        <w:r>
          <w:rPr>
            <w:rFonts w:hint="eastAsia" w:ascii="宋体" w:hAnsi="宋体"/>
            <w:color w:val="000000" w:themeColor="text1"/>
            <w:szCs w:val="21"/>
            <w14:textFill>
              <w14:solidFill>
                <w14:schemeClr w14:val="tx1"/>
              </w14:solidFill>
            </w14:textFill>
          </w:rPr>
          <w:t>1、适用基金范围</w:t>
        </w:r>
      </w:ins>
    </w:p>
    <w:p w14:paraId="74758468">
      <w:pPr>
        <w:spacing w:line="360" w:lineRule="auto"/>
        <w:ind w:firstLine="420" w:firstLineChars="200"/>
        <w:rPr>
          <w:ins w:id="830" w:author="tongweiwei" w:date="2025-02-20T11:53:17Z"/>
          <w:rFonts w:ascii="宋体" w:hAnsi="宋体"/>
          <w:color w:val="000000" w:themeColor="text1"/>
          <w:szCs w:val="21"/>
          <w14:textFill>
            <w14:solidFill>
              <w14:schemeClr w14:val="tx1"/>
            </w14:solidFill>
          </w14:textFill>
        </w:rPr>
      </w:pPr>
      <w:ins w:id="831" w:author="tongweiwei" w:date="2025-02-20T11:53:17Z">
        <w:r>
          <w:rPr>
            <w:rFonts w:hint="eastAsia" w:ascii="宋体" w:hAnsi="宋体"/>
            <w:color w:val="000000" w:themeColor="text1"/>
            <w:szCs w:val="21"/>
            <w14:textFill>
              <w14:solidFill>
                <w14:schemeClr w14:val="tx1"/>
              </w14:solidFill>
            </w14:textFill>
          </w:rPr>
          <w:t>本基金转换业务适用于本管理人旗下管理的并由招商证券股份有限公司提供托管和</w:t>
        </w:r>
      </w:ins>
      <w:ins w:id="832" w:author="tongweiwei" w:date="2025-02-20T11:53:17Z">
        <w:r>
          <w:rPr>
            <w:rFonts w:hint="eastAsia" w:ascii="宋体" w:hAnsi="宋体"/>
            <w:szCs w:val="21"/>
          </w:rPr>
          <w:t>份额</w:t>
        </w:r>
      </w:ins>
      <w:ins w:id="833" w:author="tongweiwei" w:date="2025-02-20T11:53:17Z">
        <w:r>
          <w:rPr>
            <w:rFonts w:hint="eastAsia" w:ascii="宋体" w:hAnsi="宋体"/>
            <w:color w:val="000000" w:themeColor="text1"/>
            <w:szCs w:val="21"/>
            <w14:textFill>
              <w14:solidFill>
                <w14:schemeClr w14:val="tx1"/>
              </w14:solidFill>
            </w14:textFill>
          </w:rPr>
          <w:t>登记服务的私募基金之间的转换业务。</w:t>
        </w:r>
      </w:ins>
    </w:p>
    <w:p w14:paraId="5B657633">
      <w:pPr>
        <w:spacing w:line="360" w:lineRule="auto"/>
        <w:ind w:firstLine="420" w:firstLineChars="200"/>
        <w:rPr>
          <w:ins w:id="834" w:author="tongweiwei" w:date="2025-02-20T11:53:17Z"/>
          <w:rFonts w:ascii="宋体" w:hAnsi="宋体"/>
          <w:color w:val="000000" w:themeColor="text1"/>
          <w:szCs w:val="21"/>
          <w14:textFill>
            <w14:solidFill>
              <w14:schemeClr w14:val="tx1"/>
            </w14:solidFill>
          </w14:textFill>
        </w:rPr>
      </w:pPr>
      <w:ins w:id="835" w:author="tongweiwei" w:date="2025-02-20T11:53:17Z">
        <w:r>
          <w:rPr>
            <w:rFonts w:hint="eastAsia" w:ascii="宋体" w:hAnsi="宋体"/>
            <w:color w:val="000000" w:themeColor="text1"/>
            <w:szCs w:val="21"/>
            <w14:textFill>
              <w14:solidFill>
                <w14:schemeClr w14:val="tx1"/>
              </w14:solidFill>
            </w14:textFill>
          </w:rPr>
          <w:t>2、业务办理机构和时间</w:t>
        </w:r>
      </w:ins>
    </w:p>
    <w:p w14:paraId="5E747C6F">
      <w:pPr>
        <w:spacing w:line="360" w:lineRule="auto"/>
        <w:ind w:firstLine="420" w:firstLineChars="200"/>
        <w:rPr>
          <w:ins w:id="836" w:author="tongweiwei" w:date="2025-02-20T11:53:17Z"/>
          <w:rFonts w:ascii="宋体" w:hAnsi="宋体"/>
          <w:color w:val="000000" w:themeColor="text1"/>
          <w:szCs w:val="21"/>
          <w14:textFill>
            <w14:solidFill>
              <w14:schemeClr w14:val="tx1"/>
            </w14:solidFill>
          </w14:textFill>
        </w:rPr>
      </w:pPr>
      <w:ins w:id="837" w:author="tongweiwei" w:date="2025-02-20T11:53:17Z">
        <w:r>
          <w:rPr>
            <w:rFonts w:hint="eastAsia" w:ascii="宋体" w:hAnsi="宋体"/>
            <w:color w:val="000000" w:themeColor="text1"/>
            <w:szCs w:val="21"/>
            <w14:textFill>
              <w14:solidFill>
                <w14:schemeClr w14:val="tx1"/>
              </w14:solidFill>
            </w14:textFill>
          </w:rPr>
          <w:t>投资者可以通过募集机构办理基金的转换业务。</w:t>
        </w:r>
      </w:ins>
    </w:p>
    <w:p w14:paraId="35D69C78">
      <w:pPr>
        <w:spacing w:line="360" w:lineRule="auto"/>
        <w:ind w:firstLine="420" w:firstLineChars="200"/>
        <w:rPr>
          <w:ins w:id="838" w:author="tongweiwei" w:date="2025-02-20T11:53:17Z"/>
          <w:rFonts w:ascii="宋体" w:hAnsi="宋体"/>
          <w:color w:val="000000" w:themeColor="text1"/>
          <w:szCs w:val="21"/>
          <w14:textFill>
            <w14:solidFill>
              <w14:schemeClr w14:val="tx1"/>
            </w14:solidFill>
          </w14:textFill>
        </w:rPr>
      </w:pPr>
      <w:ins w:id="839" w:author="tongweiwei" w:date="2025-02-20T11:53:17Z">
        <w:r>
          <w:rPr>
            <w:rFonts w:hint="eastAsia" w:ascii="宋体" w:hAnsi="宋体"/>
            <w:color w:val="000000" w:themeColor="text1"/>
            <w:szCs w:val="21"/>
            <w14:textFill>
              <w14:solidFill>
                <w14:schemeClr w14:val="tx1"/>
              </w14:solidFill>
            </w14:textFill>
          </w:rPr>
          <w:t>投资者可在基金开放日申请办理本基金的转换业务，具体办理时间与基金申购、赎回业务办理时间相同（本基金管理人公告暂停基金转换时除外）。</w:t>
        </w:r>
      </w:ins>
    </w:p>
    <w:p w14:paraId="053D81E3">
      <w:pPr>
        <w:spacing w:line="360" w:lineRule="auto"/>
        <w:ind w:firstLine="420" w:firstLineChars="200"/>
        <w:rPr>
          <w:ins w:id="840" w:author="tongweiwei" w:date="2025-02-20T11:53:17Z"/>
          <w:rFonts w:ascii="宋体" w:hAnsi="宋体"/>
          <w:color w:val="000000" w:themeColor="text1"/>
          <w:szCs w:val="21"/>
          <w14:textFill>
            <w14:solidFill>
              <w14:schemeClr w14:val="tx1"/>
            </w14:solidFill>
          </w14:textFill>
        </w:rPr>
      </w:pPr>
      <w:ins w:id="841" w:author="tongweiwei" w:date="2025-02-20T11:53:17Z">
        <w:r>
          <w:rPr>
            <w:rFonts w:hint="eastAsia" w:ascii="宋体" w:hAnsi="宋体"/>
            <w:color w:val="000000" w:themeColor="text1"/>
            <w:szCs w:val="21"/>
            <w14:textFill>
              <w14:solidFill>
                <w14:schemeClr w14:val="tx1"/>
              </w14:solidFill>
            </w14:textFill>
          </w:rPr>
          <w:t>3、转换的业务规则</w:t>
        </w:r>
      </w:ins>
    </w:p>
    <w:p w14:paraId="23AC9039">
      <w:pPr>
        <w:spacing w:line="360" w:lineRule="auto"/>
        <w:ind w:firstLine="420" w:firstLineChars="200"/>
        <w:rPr>
          <w:ins w:id="842" w:author="tongweiwei" w:date="2025-02-20T11:53:17Z"/>
          <w:rFonts w:ascii="宋体" w:hAnsi="宋体"/>
          <w:color w:val="000000" w:themeColor="text1"/>
          <w:szCs w:val="21"/>
          <w14:textFill>
            <w14:solidFill>
              <w14:schemeClr w14:val="tx1"/>
            </w14:solidFill>
          </w14:textFill>
        </w:rPr>
      </w:pPr>
      <w:ins w:id="843" w:author="tongweiwei" w:date="2025-02-20T11:53:17Z">
        <w:r>
          <w:rPr>
            <w:rFonts w:hint="eastAsia" w:ascii="宋体" w:hAnsi="宋体"/>
            <w:color w:val="000000" w:themeColor="text1"/>
            <w:szCs w:val="21"/>
            <w14:textFill>
              <w14:solidFill>
                <w14:schemeClr w14:val="tx1"/>
              </w14:solidFill>
            </w14:textFill>
          </w:rPr>
          <w:t>(1)转换的两只私募基金必须都是由同一基金管理人管理的、在同一份额登记机构处注册登记的私募基金。</w:t>
        </w:r>
      </w:ins>
    </w:p>
    <w:p w14:paraId="2E259B5F">
      <w:pPr>
        <w:spacing w:line="360" w:lineRule="auto"/>
        <w:ind w:firstLine="420" w:firstLineChars="200"/>
        <w:rPr>
          <w:ins w:id="844" w:author="tongweiwei" w:date="2025-02-20T11:53:17Z"/>
          <w:rFonts w:ascii="宋体" w:hAnsi="宋体"/>
          <w:color w:val="000000" w:themeColor="text1"/>
          <w:szCs w:val="21"/>
          <w14:textFill>
            <w14:solidFill>
              <w14:schemeClr w14:val="tx1"/>
            </w14:solidFill>
          </w14:textFill>
        </w:rPr>
      </w:pPr>
      <w:ins w:id="845" w:author="tongweiwei" w:date="2025-02-20T11:53:17Z">
        <w:r>
          <w:rPr>
            <w:rFonts w:hint="eastAsia" w:ascii="宋体" w:hAnsi="宋体"/>
            <w:color w:val="000000" w:themeColor="text1"/>
            <w:szCs w:val="21"/>
            <w14:textFill>
              <w14:solidFill>
                <w14:schemeClr w14:val="tx1"/>
              </w14:solidFill>
            </w14:textFill>
          </w:rPr>
          <w:t>(2) 开展基金转换业务的私募基金的销售机构仅限于</w:t>
        </w:r>
      </w:ins>
      <w:ins w:id="846" w:author="tongweiwei" w:date="2025-02-20T11:53:17Z">
        <w:r>
          <w:rPr>
            <w:rFonts w:hint="eastAsia" w:ascii="宋体" w:hAnsi="宋体"/>
            <w:szCs w:val="21"/>
          </w:rPr>
          <w:t>直销机构和支持该业务的代销机构。</w:t>
        </w:r>
      </w:ins>
    </w:p>
    <w:p w14:paraId="73C65BFB">
      <w:pPr>
        <w:spacing w:line="360" w:lineRule="auto"/>
        <w:ind w:firstLine="420" w:firstLineChars="200"/>
        <w:rPr>
          <w:ins w:id="847" w:author="tongweiwei" w:date="2025-02-20T11:53:17Z"/>
          <w:rFonts w:ascii="宋体" w:hAnsi="宋体"/>
          <w:color w:val="000000" w:themeColor="text1"/>
          <w:szCs w:val="21"/>
          <w14:textFill>
            <w14:solidFill>
              <w14:schemeClr w14:val="tx1"/>
            </w14:solidFill>
          </w14:textFill>
        </w:rPr>
      </w:pPr>
      <w:ins w:id="848" w:author="tongweiwei" w:date="2025-02-20T11:53:17Z">
        <w:r>
          <w:rPr>
            <w:rFonts w:hint="eastAsia" w:ascii="宋体" w:hAnsi="宋体"/>
            <w:color w:val="000000" w:themeColor="text1"/>
            <w:szCs w:val="21"/>
            <w14:textFill>
              <w14:solidFill>
                <w14:schemeClr w14:val="tx1"/>
              </w14:solidFill>
            </w14:textFill>
          </w:rPr>
          <w:t>(3)基金份额持有人可将其全部或部分基金份额转换成另一只基金，本基金转出后基金份额持有人持有的本基金资产净值不得低于本合同“</w:t>
        </w:r>
      </w:ins>
      <w:ins w:id="849" w:author="tongweiwei" w:date="2025-02-20T11:53:17Z">
        <w:r>
          <w:rPr>
            <w:rFonts w:hint="eastAsia" w:ascii="宋体" w:hAnsi="宋体"/>
            <w:szCs w:val="21"/>
          </w:rPr>
          <w:t>基金的申购、赎回、转让与转换”章节之“申购和赎回的金额限制”约定的最低持有限制</w:t>
        </w:r>
      </w:ins>
      <w:ins w:id="850" w:author="tongweiwei" w:date="2025-02-20T11:53:17Z">
        <w:r>
          <w:rPr>
            <w:rFonts w:hint="eastAsia" w:ascii="宋体" w:hAnsi="宋体"/>
            <w:color w:val="000000" w:themeColor="text1"/>
            <w:szCs w:val="21"/>
            <w14:textFill>
              <w14:solidFill>
                <w14:schemeClr w14:val="tx1"/>
              </w14:solidFill>
            </w14:textFill>
          </w:rPr>
          <w:t>；若某笔转换导致投资者持有的本基金资产净值低于本合同“</w:t>
        </w:r>
      </w:ins>
      <w:ins w:id="851" w:author="tongweiwei" w:date="2025-02-20T11:53:17Z">
        <w:r>
          <w:rPr>
            <w:rFonts w:hint="eastAsia" w:ascii="宋体" w:hAnsi="宋体"/>
            <w:szCs w:val="21"/>
          </w:rPr>
          <w:t>基金的申购、赎回、转让与转换”章节之“申购和赎回的金额限制”约定的最低持有限制</w:t>
        </w:r>
      </w:ins>
      <w:ins w:id="852" w:author="tongweiwei" w:date="2025-02-20T11:53:17Z">
        <w:r>
          <w:rPr>
            <w:rFonts w:hint="eastAsia" w:ascii="宋体" w:hAnsi="宋体"/>
            <w:color w:val="000000" w:themeColor="text1"/>
            <w:szCs w:val="21"/>
            <w14:textFill>
              <w14:solidFill>
                <w14:schemeClr w14:val="tx1"/>
              </w14:solidFill>
            </w14:textFill>
          </w:rPr>
          <w:t>的，基金管理人将基金份额持有人持有的本基金剩余份额一次性全部赎回；如基金份额持有人在本次基金转换前未持有转入基金的份额，本基金单笔转入申请不得少于人民币100万元，本基金转入后基金份额持有人持有的本基金资产净值不得低于100万元。</w:t>
        </w:r>
      </w:ins>
      <w:ins w:id="853" w:author="tongweiwei" w:date="2025-02-20T11:53:17Z">
        <w:r>
          <w:rPr>
            <w:rFonts w:hint="eastAsia" w:ascii="宋体" w:hAnsi="宋体"/>
            <w:szCs w:val="21"/>
          </w:rPr>
          <w:t>法律法规及自律规则颁布并实施关于本合同“募集对象”中的“特殊合格投资者”对于上述规定的转入或转出金额限制的，从其规定。</w:t>
        </w:r>
      </w:ins>
    </w:p>
    <w:p w14:paraId="1BC3AF89">
      <w:pPr>
        <w:spacing w:line="360" w:lineRule="auto"/>
        <w:ind w:firstLine="420" w:firstLineChars="200"/>
        <w:rPr>
          <w:ins w:id="854" w:author="tongweiwei" w:date="2025-02-20T11:53:17Z"/>
          <w:rFonts w:ascii="宋体" w:hAnsi="宋体"/>
          <w:color w:val="000000" w:themeColor="text1"/>
          <w:szCs w:val="21"/>
          <w14:textFill>
            <w14:solidFill>
              <w14:schemeClr w14:val="tx1"/>
            </w14:solidFill>
          </w14:textFill>
        </w:rPr>
      </w:pPr>
      <w:ins w:id="855" w:author="tongweiwei" w:date="2025-02-20T11:53:17Z">
        <w:r>
          <w:rPr>
            <w:rFonts w:hint="eastAsia" w:ascii="宋体" w:hAnsi="宋体"/>
            <w:color w:val="000000" w:themeColor="text1"/>
            <w:szCs w:val="21"/>
            <w14:textFill>
              <w14:solidFill>
                <w14:schemeClr w14:val="tx1"/>
              </w14:solidFill>
            </w14:textFill>
          </w:rPr>
          <w:t>(4)投资者办理基金转换业务时,转出方的基金必须处于可赎回状态,转入方的基金必须处于可申购状态。如果涉及转换的基金有一只不处于开放日,基金转换申请处理为失败。</w:t>
        </w:r>
      </w:ins>
    </w:p>
    <w:p w14:paraId="3D31DE48">
      <w:pPr>
        <w:spacing w:line="360" w:lineRule="auto"/>
        <w:ind w:firstLine="420" w:firstLineChars="200"/>
        <w:rPr>
          <w:ins w:id="856" w:author="tongweiwei" w:date="2025-02-20T11:53:17Z"/>
          <w:rFonts w:ascii="宋体" w:hAnsi="宋体"/>
          <w:color w:val="000000" w:themeColor="text1"/>
          <w:szCs w:val="21"/>
          <w14:textFill>
            <w14:solidFill>
              <w14:schemeClr w14:val="tx1"/>
            </w14:solidFill>
          </w14:textFill>
        </w:rPr>
      </w:pPr>
      <w:ins w:id="857" w:author="tongweiwei" w:date="2025-02-20T11:53:17Z">
        <w:r>
          <w:rPr>
            <w:rFonts w:hint="eastAsia" w:ascii="宋体" w:hAnsi="宋体"/>
            <w:color w:val="000000" w:themeColor="text1"/>
            <w:szCs w:val="21"/>
            <w14:textFill>
              <w14:solidFill>
                <w14:schemeClr w14:val="tx1"/>
              </w14:solidFill>
            </w14:textFill>
          </w:rPr>
          <w:t>(5)基金转换采取未知价法,即以申请受理当日各转出、转入基金的基金份额净值为基础进行计算。</w:t>
        </w:r>
      </w:ins>
    </w:p>
    <w:p w14:paraId="3D293CE2">
      <w:pPr>
        <w:spacing w:line="360" w:lineRule="auto"/>
        <w:ind w:firstLine="420" w:firstLineChars="200"/>
        <w:rPr>
          <w:ins w:id="858" w:author="tongweiwei" w:date="2025-02-20T11:53:17Z"/>
          <w:rFonts w:ascii="宋体" w:hAnsi="宋体"/>
          <w:color w:val="000000" w:themeColor="text1"/>
          <w:szCs w:val="21"/>
          <w14:textFill>
            <w14:solidFill>
              <w14:schemeClr w14:val="tx1"/>
            </w14:solidFill>
          </w14:textFill>
        </w:rPr>
      </w:pPr>
      <w:ins w:id="859" w:author="tongweiwei" w:date="2025-02-20T11:53:17Z">
        <w:r>
          <w:rPr>
            <w:rFonts w:hint="eastAsia" w:ascii="宋体" w:hAnsi="宋体"/>
            <w:color w:val="000000" w:themeColor="text1"/>
            <w:szCs w:val="21"/>
            <w14:textFill>
              <w14:solidFill>
                <w14:schemeClr w14:val="tx1"/>
              </w14:solidFill>
            </w14:textFill>
          </w:rPr>
          <w:t>(6)基金份额登记机构将按照本合同“</w:t>
        </w:r>
      </w:ins>
      <w:ins w:id="860" w:author="tongweiwei" w:date="2025-02-20T11:53:17Z">
        <w:r>
          <w:rPr>
            <w:rFonts w:hint="eastAsia" w:ascii="宋体" w:hAnsi="宋体"/>
            <w:szCs w:val="21"/>
          </w:rPr>
          <w:t>基金的申购、赎回、转让与转换”章节之“申购和赎回申请的确认”的约定</w:t>
        </w:r>
      </w:ins>
      <w:ins w:id="861" w:author="tongweiwei" w:date="2025-02-20T11:53:17Z">
        <w:r>
          <w:rPr>
            <w:rFonts w:hint="eastAsia" w:ascii="宋体" w:hAnsi="宋体"/>
            <w:color w:val="000000" w:themeColor="text1"/>
            <w:szCs w:val="21"/>
            <w14:textFill>
              <w14:solidFill>
                <w14:schemeClr w14:val="tx1"/>
              </w14:solidFill>
            </w14:textFill>
          </w:rPr>
          <w:t>对投资者T日的基金转换业务申请进行有效性确认,办理转出基金的权益扣除以及转入基金的权益登记，投资者可在转换业务确认后向销售机构查询基金转换的成交情况。</w:t>
        </w:r>
      </w:ins>
    </w:p>
    <w:p w14:paraId="721183F0">
      <w:pPr>
        <w:spacing w:line="360" w:lineRule="auto"/>
        <w:ind w:firstLine="420" w:firstLineChars="200"/>
        <w:rPr>
          <w:ins w:id="862" w:author="tongweiwei" w:date="2025-02-20T11:53:17Z"/>
          <w:rFonts w:ascii="宋体" w:hAnsi="宋体"/>
          <w:color w:val="000000" w:themeColor="text1"/>
          <w:szCs w:val="21"/>
          <w14:textFill>
            <w14:solidFill>
              <w14:schemeClr w14:val="tx1"/>
            </w14:solidFill>
          </w14:textFill>
        </w:rPr>
      </w:pPr>
      <w:ins w:id="863" w:author="tongweiwei" w:date="2025-02-20T11:53:17Z">
        <w:r>
          <w:rPr>
            <w:rFonts w:hint="eastAsia" w:ascii="宋体" w:hAnsi="宋体"/>
            <w:color w:val="000000" w:themeColor="text1"/>
            <w:szCs w:val="21"/>
            <w14:textFill>
              <w14:solidFill>
                <w14:schemeClr w14:val="tx1"/>
              </w14:solidFill>
            </w14:textFill>
          </w:rPr>
          <w:t>(7)如单个开放日的基金转换中净转出申请份额与当日净赎回份额涉及巨额赎回的，基金管理人可根据本合同“</w:t>
        </w:r>
      </w:ins>
      <w:ins w:id="864" w:author="tongweiwei" w:date="2025-02-20T11:53:17Z">
        <w:r>
          <w:rPr>
            <w:rFonts w:hint="eastAsia" w:ascii="宋体" w:hAnsi="宋体"/>
            <w:szCs w:val="21"/>
          </w:rPr>
          <w:t>基金的申购、赎回、转让与转换”章节之“巨额赎回的认定及处理方式”的约定及份额登记的相关业务规则进行处理</w:t>
        </w:r>
      </w:ins>
      <w:ins w:id="865" w:author="tongweiwei" w:date="2025-02-20T11:53:17Z">
        <w:r>
          <w:rPr>
            <w:rFonts w:hint="eastAsia" w:ascii="宋体" w:hAnsi="宋体"/>
            <w:color w:val="000000" w:themeColor="text1"/>
            <w:szCs w:val="21"/>
            <w14:textFill>
              <w14:solidFill>
                <w14:schemeClr w14:val="tx1"/>
              </w14:solidFill>
            </w14:textFill>
          </w:rPr>
          <w:t>。</w:t>
        </w:r>
      </w:ins>
    </w:p>
    <w:p w14:paraId="24FF8639">
      <w:pPr>
        <w:spacing w:line="360" w:lineRule="auto"/>
        <w:ind w:firstLine="420" w:firstLineChars="200"/>
        <w:rPr>
          <w:ins w:id="866" w:author="tongweiwei" w:date="2025-02-20T11:53:17Z"/>
          <w:rFonts w:ascii="宋体" w:hAnsi="宋体"/>
          <w:color w:val="000000" w:themeColor="text1"/>
          <w:szCs w:val="21"/>
          <w14:textFill>
            <w14:solidFill>
              <w14:schemeClr w14:val="tx1"/>
            </w14:solidFill>
          </w14:textFill>
        </w:rPr>
      </w:pPr>
      <w:ins w:id="867" w:author="tongweiwei" w:date="2025-02-20T11:53:17Z">
        <w:r>
          <w:rPr>
            <w:rFonts w:hint="eastAsia" w:ascii="宋体" w:hAnsi="宋体"/>
            <w:color w:val="000000" w:themeColor="text1"/>
            <w:szCs w:val="21"/>
            <w14:textFill>
              <w14:solidFill>
                <w14:schemeClr w14:val="tx1"/>
              </w14:solidFill>
            </w14:textFill>
          </w:rPr>
          <w:t>(8)持有人对转入基金的持有期限自转入之日（T日）算起。</w:t>
        </w:r>
      </w:ins>
    </w:p>
    <w:p w14:paraId="79CD1218">
      <w:pPr>
        <w:spacing w:line="360" w:lineRule="auto"/>
        <w:ind w:firstLine="420" w:firstLineChars="200"/>
        <w:rPr>
          <w:ins w:id="868" w:author="tongweiwei" w:date="2025-02-20T11:53:17Z"/>
          <w:rFonts w:ascii="宋体" w:hAnsi="宋体"/>
          <w:color w:val="000000" w:themeColor="text1"/>
          <w:szCs w:val="21"/>
          <w14:textFill>
            <w14:solidFill>
              <w14:schemeClr w14:val="tx1"/>
            </w14:solidFill>
          </w14:textFill>
        </w:rPr>
      </w:pPr>
      <w:ins w:id="869" w:author="tongweiwei" w:date="2025-02-20T11:53:17Z">
        <w:r>
          <w:rPr>
            <w:rFonts w:hint="eastAsia" w:ascii="宋体" w:hAnsi="宋体"/>
            <w:color w:val="000000" w:themeColor="text1"/>
            <w:szCs w:val="21"/>
            <w14:textFill>
              <w14:solidFill>
                <w14:schemeClr w14:val="tx1"/>
              </w14:solidFill>
            </w14:textFill>
          </w:rPr>
          <w:t>(9)转换业务遵循“先进先出”的业务规则，即首先转换持有时间最长的基金份额，如果转换申请当日，同时有赎回申请的情况下，则遵循先转换后赎回的处理原则。</w:t>
        </w:r>
      </w:ins>
    </w:p>
    <w:p w14:paraId="4B3C174F">
      <w:pPr>
        <w:spacing w:line="360" w:lineRule="auto"/>
        <w:ind w:firstLine="420" w:firstLineChars="200"/>
        <w:rPr>
          <w:ins w:id="870" w:author="tongweiwei" w:date="2025-02-20T11:53:17Z"/>
          <w:rFonts w:ascii="宋体" w:hAnsi="宋体"/>
          <w:color w:val="000000" w:themeColor="text1"/>
          <w:szCs w:val="21"/>
          <w14:textFill>
            <w14:solidFill>
              <w14:schemeClr w14:val="tx1"/>
            </w14:solidFill>
          </w14:textFill>
        </w:rPr>
      </w:pPr>
      <w:ins w:id="871" w:author="tongweiwei" w:date="2025-02-20T11:53:17Z">
        <w:r>
          <w:rPr>
            <w:rFonts w:hint="eastAsia" w:ascii="宋体" w:hAnsi="宋体"/>
            <w:color w:val="000000" w:themeColor="text1"/>
            <w:szCs w:val="21"/>
            <w14:textFill>
              <w14:solidFill>
                <w14:schemeClr w14:val="tx1"/>
              </w14:solidFill>
            </w14:textFill>
          </w:rPr>
          <w:t>(10)基金份额登记机构的其他要求。</w:t>
        </w:r>
      </w:ins>
    </w:p>
    <w:p w14:paraId="5B56FD73">
      <w:pPr>
        <w:spacing w:line="360" w:lineRule="auto"/>
        <w:ind w:firstLine="420" w:firstLineChars="200"/>
        <w:rPr>
          <w:ins w:id="872" w:author="tongweiwei" w:date="2025-02-20T11:53:17Z"/>
          <w:rFonts w:ascii="宋体" w:hAnsi="宋体"/>
          <w:color w:val="000000" w:themeColor="text1"/>
          <w:szCs w:val="21"/>
          <w14:textFill>
            <w14:solidFill>
              <w14:schemeClr w14:val="tx1"/>
            </w14:solidFill>
          </w14:textFill>
        </w:rPr>
      </w:pPr>
      <w:ins w:id="873" w:author="tongweiwei" w:date="2025-02-20T11:53:17Z">
        <w:r>
          <w:rPr>
            <w:rFonts w:hint="eastAsia" w:ascii="宋体" w:hAnsi="宋体"/>
            <w:color w:val="000000" w:themeColor="text1"/>
            <w:szCs w:val="21"/>
            <w14:textFill>
              <w14:solidFill>
                <w14:schemeClr w14:val="tx1"/>
              </w14:solidFill>
            </w14:textFill>
          </w:rPr>
          <w:t>4、基金转换费用</w:t>
        </w:r>
      </w:ins>
    </w:p>
    <w:p w14:paraId="3346171E">
      <w:pPr>
        <w:spacing w:line="360" w:lineRule="auto"/>
        <w:ind w:firstLine="420" w:firstLineChars="200"/>
        <w:rPr>
          <w:ins w:id="874" w:author="tongweiwei" w:date="2025-02-20T11:53:17Z"/>
          <w:rFonts w:ascii="宋体" w:hAnsi="宋体"/>
          <w:color w:val="000000" w:themeColor="text1"/>
          <w:szCs w:val="21"/>
          <w14:textFill>
            <w14:solidFill>
              <w14:schemeClr w14:val="tx1"/>
            </w14:solidFill>
          </w14:textFill>
        </w:rPr>
      </w:pPr>
      <w:ins w:id="875" w:author="tongweiwei" w:date="2025-02-20T11:53:17Z">
        <w:r>
          <w:rPr>
            <w:rFonts w:hint="eastAsia" w:ascii="宋体" w:hAnsi="宋体"/>
            <w:color w:val="000000" w:themeColor="text1"/>
            <w:szCs w:val="21"/>
            <w14:textFill>
              <w14:solidFill>
                <w14:schemeClr w14:val="tx1"/>
              </w14:solidFill>
            </w14:textFill>
          </w:rPr>
          <w:t>基金转换费用由转换费及补差费构成。转换费是管理人针对基金转换业务按照转出基金的赎回费用向投资者收取的费用；补差费是管理人向投资者收取的，用于补足转入基金与转出基金之间申购费率差额的费用。转换费及补差费的具体费率与收取规则以管理人通知为准，管理人应及时通知基金投资者和基金服务机构，</w:t>
        </w:r>
      </w:ins>
      <w:ins w:id="876" w:author="tongweiwei" w:date="2025-02-20T11:53:17Z">
        <w:r>
          <w:rPr>
            <w:rFonts w:hint="eastAsia" w:ascii="宋体" w:hAnsi="宋体"/>
            <w:b/>
            <w:color w:val="000000" w:themeColor="text1"/>
            <w:szCs w:val="21"/>
            <w14:textFill>
              <w14:solidFill>
                <w14:schemeClr w14:val="tx1"/>
              </w14:solidFill>
            </w14:textFill>
          </w:rPr>
          <w:t>如因管理人未通知到位导致的运营错误由管理人承担，基金服务机构不承担责任</w:t>
        </w:r>
      </w:ins>
      <w:ins w:id="877" w:author="tongweiwei" w:date="2025-02-20T11:53:17Z">
        <w:r>
          <w:rPr>
            <w:rFonts w:hint="eastAsia" w:ascii="宋体" w:hAnsi="宋体"/>
            <w:color w:val="000000" w:themeColor="text1"/>
            <w:szCs w:val="21"/>
            <w14:textFill>
              <w14:solidFill>
                <w14:schemeClr w14:val="tx1"/>
              </w14:solidFill>
            </w14:textFill>
          </w:rPr>
          <w:t>。</w:t>
        </w:r>
      </w:ins>
    </w:p>
    <w:p w14:paraId="22F1BAC8">
      <w:pPr>
        <w:spacing w:line="360" w:lineRule="auto"/>
        <w:ind w:firstLine="420" w:firstLineChars="200"/>
        <w:rPr>
          <w:ins w:id="878" w:author="tongweiwei" w:date="2025-02-20T11:53:17Z"/>
          <w:rFonts w:ascii="宋体" w:hAnsi="宋体"/>
          <w:color w:val="000000" w:themeColor="text1"/>
          <w:szCs w:val="21"/>
          <w14:textFill>
            <w14:solidFill>
              <w14:schemeClr w14:val="tx1"/>
            </w14:solidFill>
          </w14:textFill>
        </w:rPr>
      </w:pPr>
      <w:ins w:id="879" w:author="tongweiwei" w:date="2025-02-20T11:53:17Z">
        <w:r>
          <w:rPr>
            <w:rFonts w:hint="eastAsia" w:ascii="宋体" w:hAnsi="宋体"/>
            <w:color w:val="000000" w:themeColor="text1"/>
            <w:szCs w:val="21"/>
            <w14:textFill>
              <w14:solidFill>
                <w14:schemeClr w14:val="tx1"/>
              </w14:solidFill>
            </w14:textFill>
          </w:rPr>
          <w:t>5、转换业务的计算公式</w:t>
        </w:r>
      </w:ins>
    </w:p>
    <w:p w14:paraId="2E975F2D">
      <w:pPr>
        <w:spacing w:line="360" w:lineRule="auto"/>
        <w:ind w:firstLine="420" w:firstLineChars="200"/>
        <w:rPr>
          <w:ins w:id="880" w:author="tongweiwei" w:date="2025-02-20T11:53:17Z"/>
          <w:rFonts w:ascii="宋体" w:hAnsi="宋体"/>
          <w:color w:val="000000" w:themeColor="text1"/>
          <w:szCs w:val="21"/>
          <w14:textFill>
            <w14:solidFill>
              <w14:schemeClr w14:val="tx1"/>
            </w14:solidFill>
          </w14:textFill>
        </w:rPr>
      </w:pPr>
      <w:ins w:id="881" w:author="tongweiwei" w:date="2025-02-20T11:53:17Z">
        <w:r>
          <w:rPr>
            <w:rFonts w:hint="eastAsia" w:ascii="宋体" w:hAnsi="宋体"/>
            <w:color w:val="000000" w:themeColor="text1"/>
            <w:szCs w:val="21"/>
            <w14:textFill>
              <w14:solidFill>
                <w14:schemeClr w14:val="tx1"/>
              </w14:solidFill>
            </w14:textFill>
          </w:rPr>
          <w:t>假设A基金转换为B基金：</w:t>
        </w:r>
      </w:ins>
    </w:p>
    <w:p w14:paraId="002B16FF">
      <w:pPr>
        <w:spacing w:line="360" w:lineRule="auto"/>
        <w:ind w:firstLine="420" w:firstLineChars="200"/>
        <w:rPr>
          <w:ins w:id="882" w:author="tongweiwei" w:date="2025-02-20T11:53:17Z"/>
          <w:rFonts w:ascii="宋体" w:hAnsi="宋体"/>
          <w:color w:val="000000" w:themeColor="text1"/>
          <w:szCs w:val="21"/>
          <w14:textFill>
            <w14:solidFill>
              <w14:schemeClr w14:val="tx1"/>
            </w14:solidFill>
          </w14:textFill>
        </w:rPr>
      </w:pPr>
      <w:ins w:id="883" w:author="tongweiwei" w:date="2025-02-20T11:53:17Z">
        <w:r>
          <w:rPr>
            <w:rFonts w:hint="eastAsia" w:ascii="宋体" w:hAnsi="宋体"/>
            <w:color w:val="000000" w:themeColor="text1"/>
            <w:szCs w:val="21"/>
            <w14:textFill>
              <w14:solidFill>
                <w14:schemeClr w14:val="tx1"/>
              </w14:solidFill>
            </w14:textFill>
          </w:rPr>
          <w:t>转出确认金额＝Σ（转出份额×转换申请所对应的开放日A基金份额净值-业绩报酬（如有））</w:t>
        </w:r>
      </w:ins>
    </w:p>
    <w:p w14:paraId="101DD95B">
      <w:pPr>
        <w:spacing w:line="360" w:lineRule="auto"/>
        <w:ind w:firstLine="420" w:firstLineChars="200"/>
        <w:rPr>
          <w:ins w:id="884" w:author="tongweiwei" w:date="2025-02-20T11:53:17Z"/>
          <w:rFonts w:ascii="宋体" w:hAnsi="宋体"/>
          <w:color w:val="000000" w:themeColor="text1"/>
          <w:szCs w:val="21"/>
          <w14:textFill>
            <w14:solidFill>
              <w14:schemeClr w14:val="tx1"/>
            </w14:solidFill>
          </w14:textFill>
        </w:rPr>
      </w:pPr>
      <w:ins w:id="885" w:author="tongweiwei" w:date="2025-02-20T11:53:17Z">
        <w:r>
          <w:rPr>
            <w:rFonts w:hint="eastAsia" w:ascii="宋体" w:hAnsi="宋体"/>
            <w:color w:val="000000" w:themeColor="text1"/>
            <w:szCs w:val="21"/>
            <w14:textFill>
              <w14:solidFill>
                <w14:schemeClr w14:val="tx1"/>
              </w14:solidFill>
            </w14:textFill>
          </w:rPr>
          <w:t>转入确认金额＝转出确认金额-转换费（如有）</w:t>
        </w:r>
      </w:ins>
    </w:p>
    <w:p w14:paraId="64282BAF">
      <w:pPr>
        <w:spacing w:line="360" w:lineRule="auto"/>
        <w:ind w:firstLine="420" w:firstLineChars="200"/>
        <w:rPr>
          <w:ins w:id="886" w:author="tongweiwei" w:date="2025-02-20T11:53:17Z"/>
          <w:rFonts w:ascii="宋体" w:hAnsi="宋体"/>
          <w:color w:val="000000" w:themeColor="text1"/>
          <w:szCs w:val="21"/>
          <w14:textFill>
            <w14:solidFill>
              <w14:schemeClr w14:val="tx1"/>
            </w14:solidFill>
          </w14:textFill>
        </w:rPr>
      </w:pPr>
      <w:ins w:id="887" w:author="tongweiwei" w:date="2025-02-20T11:53:17Z">
        <w:r>
          <w:rPr>
            <w:rFonts w:hint="eastAsia" w:ascii="宋体" w:hAnsi="宋体"/>
            <w:color w:val="000000" w:themeColor="text1"/>
            <w:szCs w:val="21"/>
            <w14:textFill>
              <w14:solidFill>
                <w14:schemeClr w14:val="tx1"/>
              </w14:solidFill>
            </w14:textFill>
          </w:rPr>
          <w:t>转入确认份额＝（转入确认金额-补差费（如有））/转换申请所对应开放日B基金份额净值</w:t>
        </w:r>
      </w:ins>
    </w:p>
    <w:p w14:paraId="7420C68C">
      <w:pPr>
        <w:spacing w:line="360" w:lineRule="auto"/>
        <w:ind w:firstLine="420" w:firstLineChars="200"/>
        <w:rPr>
          <w:ins w:id="888" w:author="tongweiwei" w:date="2025-02-20T11:53:17Z"/>
          <w:rFonts w:ascii="宋体" w:hAnsi="宋体"/>
          <w:color w:val="000000" w:themeColor="text1"/>
          <w:szCs w:val="21"/>
          <w14:textFill>
            <w14:solidFill>
              <w14:schemeClr w14:val="tx1"/>
            </w14:solidFill>
          </w14:textFill>
        </w:rPr>
      </w:pPr>
      <w:ins w:id="889" w:author="tongweiwei" w:date="2025-02-20T11:53:17Z">
        <w:r>
          <w:rPr>
            <w:rFonts w:hint="eastAsia" w:ascii="宋体" w:hAnsi="宋体"/>
            <w:color w:val="000000" w:themeColor="text1"/>
            <w:szCs w:val="21"/>
            <w14:textFill>
              <w14:solidFill>
                <w14:schemeClr w14:val="tx1"/>
              </w14:solidFill>
            </w14:textFill>
          </w:rPr>
          <w:t>具体份额以基金份额登记机构的记录为准。计算结果四舍五入保留到小数点后两位，由此误差产生的损失由基金财产承担，产生的收益归基金财产所有。</w:t>
        </w:r>
      </w:ins>
    </w:p>
    <w:p w14:paraId="286DE372">
      <w:pPr>
        <w:spacing w:line="360" w:lineRule="auto"/>
        <w:ind w:firstLine="420" w:firstLineChars="200"/>
        <w:rPr>
          <w:ins w:id="890" w:author="tongweiwei" w:date="2025-02-20T11:53:17Z"/>
          <w:rFonts w:ascii="宋体" w:hAnsi="宋体"/>
          <w:color w:val="000000" w:themeColor="text1"/>
          <w:szCs w:val="21"/>
          <w14:textFill>
            <w14:solidFill>
              <w14:schemeClr w14:val="tx1"/>
            </w14:solidFill>
          </w14:textFill>
        </w:rPr>
      </w:pPr>
      <w:ins w:id="891" w:author="tongweiwei" w:date="2025-02-20T11:53:17Z">
        <w:r>
          <w:rPr>
            <w:rFonts w:hint="eastAsia" w:ascii="宋体" w:hAnsi="宋体"/>
            <w:color w:val="000000" w:themeColor="text1"/>
            <w:szCs w:val="21"/>
            <w14:textFill>
              <w14:solidFill>
                <w14:schemeClr w14:val="tx1"/>
              </w14:solidFill>
            </w14:textFill>
          </w:rPr>
          <w:t>如转入或转出的基金为份额分类产品，则上述公式中将采取对应类别的基金份额（累计）净值。</w:t>
        </w:r>
      </w:ins>
    </w:p>
    <w:p w14:paraId="1ABB4630">
      <w:pPr>
        <w:spacing w:line="360" w:lineRule="auto"/>
        <w:ind w:firstLine="420" w:firstLineChars="200"/>
        <w:rPr>
          <w:ins w:id="892" w:author="tongweiwei" w:date="2025-02-20T11:53:17Z"/>
          <w:rFonts w:ascii="宋体" w:hAnsi="宋体"/>
          <w:color w:val="000000" w:themeColor="text1"/>
          <w:szCs w:val="21"/>
          <w14:textFill>
            <w14:solidFill>
              <w14:schemeClr w14:val="tx1"/>
            </w14:solidFill>
          </w14:textFill>
        </w:rPr>
      </w:pPr>
      <w:ins w:id="893" w:author="tongweiwei" w:date="2025-02-20T11:53:17Z">
        <w:r>
          <w:rPr>
            <w:rFonts w:hint="eastAsia" w:ascii="宋体" w:hAnsi="宋体"/>
            <w:color w:val="000000" w:themeColor="text1"/>
            <w:szCs w:val="21"/>
            <w14:textFill>
              <w14:solidFill>
                <w14:schemeClr w14:val="tx1"/>
              </w14:solidFill>
            </w14:textFill>
          </w:rPr>
          <w:t>6、暂停基金转换的情形及处理</w:t>
        </w:r>
      </w:ins>
    </w:p>
    <w:p w14:paraId="1D8054A4">
      <w:pPr>
        <w:spacing w:line="360" w:lineRule="auto"/>
        <w:ind w:firstLine="420" w:firstLineChars="200"/>
        <w:rPr>
          <w:ins w:id="894" w:author="tongweiwei" w:date="2025-02-20T11:53:17Z"/>
          <w:rFonts w:ascii="宋体" w:hAnsi="宋体"/>
          <w:color w:val="000000" w:themeColor="text1"/>
          <w:szCs w:val="21"/>
          <w14:textFill>
            <w14:solidFill>
              <w14:schemeClr w14:val="tx1"/>
            </w14:solidFill>
          </w14:textFill>
        </w:rPr>
      </w:pPr>
      <w:ins w:id="895" w:author="tongweiwei" w:date="2025-02-20T11:53:17Z">
        <w:r>
          <w:rPr>
            <w:rFonts w:hint="eastAsia" w:ascii="宋体" w:hAnsi="宋体"/>
            <w:color w:val="000000" w:themeColor="text1"/>
            <w:szCs w:val="21"/>
            <w14:textFill>
              <w14:solidFill>
                <w14:schemeClr w14:val="tx1"/>
              </w14:solidFill>
            </w14:textFill>
          </w:rPr>
          <w:t>基金转换视同为转出基金的赎回和转入基金的申购，因此暂停基金转换适用有关转出基金和转入基金关于暂停或拒绝申购、暂停赎回和巨额赎回的有关规定。</w:t>
        </w:r>
      </w:ins>
    </w:p>
    <w:p w14:paraId="5F3BC9B4">
      <w:pPr>
        <w:spacing w:line="360" w:lineRule="auto"/>
        <w:ind w:firstLine="422" w:firstLineChars="200"/>
        <w:rPr>
          <w:ins w:id="896" w:author="tongweiwei" w:date="2025-02-20T11:53:17Z"/>
        </w:rPr>
      </w:pPr>
      <w:ins w:id="897" w:author="tongweiwei" w:date="2025-02-20T11:53:17Z">
        <w:r>
          <w:rPr>
            <w:rFonts w:hint="eastAsia" w:ascii="宋体" w:hAnsi="宋体"/>
            <w:b/>
            <w:color w:val="000000" w:themeColor="text1"/>
            <w:szCs w:val="21"/>
            <w14:textFill>
              <w14:solidFill>
                <w14:schemeClr w14:val="tx1"/>
              </w14:solidFill>
            </w14:textFill>
          </w:rPr>
          <w:t>基金管理人可根据市场情况制定或调整上述基金转换的费用及有关业务规则，但应在调整生效前通知基金份额持有人、基金托管人以及基金服务机构。</w:t>
        </w:r>
      </w:ins>
    </w:p>
    <w:p w14:paraId="4D9D00D2">
      <w:pPr>
        <w:spacing w:line="360" w:lineRule="auto"/>
        <w:ind w:firstLine="420" w:firstLineChars="200"/>
        <w:rPr>
          <w:rFonts w:hint="eastAsia" w:ascii="宋体" w:hAnsi="宋体"/>
          <w:szCs w:val="21"/>
        </w:rPr>
      </w:pPr>
    </w:p>
    <w:p w14:paraId="76999314">
      <w:pPr>
        <w:pStyle w:val="2"/>
        <w:spacing w:before="0" w:after="0" w:line="360" w:lineRule="auto"/>
        <w:ind w:firstLine="422" w:firstLineChars="200"/>
        <w:jc w:val="center"/>
        <w:rPr>
          <w:rFonts w:hint="eastAsia" w:ascii="宋体" w:hAnsi="宋体"/>
          <w:sz w:val="21"/>
          <w:szCs w:val="21"/>
        </w:rPr>
      </w:pPr>
      <w:bookmarkStart w:id="28" w:name="_Toc459392459"/>
      <w:bookmarkStart w:id="29" w:name="_Toc24726"/>
      <w:r>
        <w:rPr>
          <w:rFonts w:hint="eastAsia" w:ascii="宋体" w:hAnsi="宋体"/>
          <w:sz w:val="21"/>
          <w:szCs w:val="21"/>
        </w:rPr>
        <w:t>八、当事人及权利义务</w:t>
      </w:r>
      <w:bookmarkEnd w:id="15"/>
      <w:bookmarkEnd w:id="28"/>
      <w:bookmarkEnd w:id="29"/>
    </w:p>
    <w:p w14:paraId="7CAC5DD9">
      <w:pPr>
        <w:spacing w:line="360" w:lineRule="auto"/>
        <w:ind w:firstLine="420" w:firstLineChars="200"/>
        <w:rPr>
          <w:rFonts w:hint="eastAsia" w:ascii="宋体" w:hAnsi="宋体"/>
          <w:szCs w:val="21"/>
        </w:rPr>
      </w:pPr>
    </w:p>
    <w:p w14:paraId="7B994A22">
      <w:pPr>
        <w:spacing w:line="360" w:lineRule="auto"/>
        <w:ind w:firstLine="420" w:firstLineChars="200"/>
        <w:rPr>
          <w:rFonts w:hint="eastAsia" w:ascii="宋体" w:hAnsi="宋体"/>
          <w:szCs w:val="21"/>
        </w:rPr>
      </w:pPr>
      <w:r>
        <w:rPr>
          <w:rFonts w:hint="eastAsia" w:ascii="宋体" w:hAnsi="宋体"/>
          <w:szCs w:val="21"/>
        </w:rPr>
        <w:t>（一）基金份额持有人</w:t>
      </w:r>
    </w:p>
    <w:p w14:paraId="42BE07BE">
      <w:pPr>
        <w:pStyle w:val="52"/>
        <w:rPr>
          <w:rFonts w:hint="eastAsia" w:hAnsi="宋体"/>
          <w:szCs w:val="21"/>
        </w:rPr>
      </w:pPr>
      <w:r>
        <w:rPr>
          <w:rFonts w:hint="eastAsia" w:hAnsi="宋体"/>
          <w:szCs w:val="21"/>
        </w:rPr>
        <w:t>1、基金份额持有人概况</w:t>
      </w:r>
    </w:p>
    <w:p w14:paraId="0F3BD493">
      <w:pPr>
        <w:pStyle w:val="52"/>
        <w:rPr>
          <w:rFonts w:hint="eastAsia" w:hAnsi="宋体"/>
          <w:szCs w:val="21"/>
        </w:rPr>
      </w:pPr>
      <w:r>
        <w:rPr>
          <w:rFonts w:hint="eastAsia" w:hAnsi="宋体"/>
          <w:szCs w:val="21"/>
        </w:rPr>
        <w:t>基金投资者签署本合同，履行出资义务并取得基金份额，即成为本基金份额持有人。基金份额持有人的详细情况在合同签署页列示。本基金设定为均等份额。除基金合同另有约定外，每份份额具有同等的合法权益。</w:t>
      </w:r>
    </w:p>
    <w:p w14:paraId="0556C8FF">
      <w:pPr>
        <w:pStyle w:val="52"/>
        <w:rPr>
          <w:rFonts w:hint="eastAsia" w:hAnsi="宋体"/>
          <w:szCs w:val="21"/>
        </w:rPr>
      </w:pPr>
      <w:r>
        <w:rPr>
          <w:rFonts w:hint="eastAsia" w:hAnsi="宋体"/>
          <w:szCs w:val="21"/>
        </w:rPr>
        <w:t>2、基金份额持有人的权利</w:t>
      </w:r>
    </w:p>
    <w:p w14:paraId="6D699DF3">
      <w:pPr>
        <w:pStyle w:val="52"/>
        <w:rPr>
          <w:rFonts w:hint="eastAsia" w:hAnsi="宋体"/>
          <w:szCs w:val="21"/>
        </w:rPr>
      </w:pPr>
      <w:r>
        <w:rPr>
          <w:rFonts w:hint="eastAsia" w:hAnsi="宋体"/>
          <w:szCs w:val="21"/>
        </w:rPr>
        <w:t>（1）取得基金财产收益；</w:t>
      </w:r>
    </w:p>
    <w:p w14:paraId="07DD5FC7">
      <w:pPr>
        <w:pStyle w:val="52"/>
        <w:rPr>
          <w:rFonts w:hint="eastAsia" w:hAnsi="宋体"/>
          <w:szCs w:val="21"/>
        </w:rPr>
      </w:pPr>
      <w:r>
        <w:rPr>
          <w:rFonts w:hint="eastAsia" w:hAnsi="宋体"/>
          <w:szCs w:val="21"/>
        </w:rPr>
        <w:t>（2）取得清算后的剩余基金财产；</w:t>
      </w:r>
    </w:p>
    <w:p w14:paraId="52B0095E">
      <w:pPr>
        <w:pStyle w:val="52"/>
        <w:rPr>
          <w:rFonts w:hint="eastAsia" w:hAnsi="宋体"/>
          <w:szCs w:val="21"/>
        </w:rPr>
      </w:pPr>
      <w:r>
        <w:rPr>
          <w:rFonts w:hint="eastAsia" w:hAnsi="宋体"/>
          <w:szCs w:val="21"/>
        </w:rPr>
        <w:t>（3）按照本合同的约定申购、赎回和转让基金份额；</w:t>
      </w:r>
    </w:p>
    <w:p w14:paraId="46643E34">
      <w:pPr>
        <w:pStyle w:val="52"/>
        <w:rPr>
          <w:rFonts w:hint="eastAsia" w:hAnsi="宋体"/>
          <w:szCs w:val="21"/>
        </w:rPr>
      </w:pPr>
      <w:r>
        <w:rPr>
          <w:rFonts w:hint="eastAsia" w:hAnsi="宋体"/>
          <w:szCs w:val="21"/>
        </w:rPr>
        <w:t>（4）根据基金合同的约定，参加或申请召集基金份额持有人大会，行使相关职权；</w:t>
      </w:r>
    </w:p>
    <w:p w14:paraId="0EB32FAE">
      <w:pPr>
        <w:pStyle w:val="52"/>
        <w:rPr>
          <w:rFonts w:hint="eastAsia" w:hAnsi="宋体"/>
          <w:szCs w:val="21"/>
        </w:rPr>
      </w:pPr>
      <w:r>
        <w:rPr>
          <w:rFonts w:hint="eastAsia" w:hAnsi="宋体"/>
          <w:szCs w:val="21"/>
        </w:rPr>
        <w:t>（5）监督基金管理人履行投资管理及基金托管人履行托管义务的情况；</w:t>
      </w:r>
    </w:p>
    <w:p w14:paraId="0B38D113">
      <w:pPr>
        <w:pStyle w:val="52"/>
        <w:rPr>
          <w:rFonts w:hint="eastAsia" w:hAnsi="宋体"/>
          <w:szCs w:val="21"/>
        </w:rPr>
      </w:pPr>
      <w:r>
        <w:rPr>
          <w:rFonts w:hint="eastAsia" w:hAnsi="宋体"/>
          <w:szCs w:val="21"/>
        </w:rPr>
        <w:t>（6）按照本合同约定的时间和方式获得基金的信息披露资料；</w:t>
      </w:r>
    </w:p>
    <w:p w14:paraId="1DB9757C">
      <w:pPr>
        <w:pStyle w:val="52"/>
        <w:rPr>
          <w:rFonts w:hint="eastAsia" w:hAnsi="宋体"/>
          <w:szCs w:val="21"/>
        </w:rPr>
      </w:pPr>
      <w:r>
        <w:rPr>
          <w:rFonts w:hint="eastAsia" w:hAnsi="宋体"/>
          <w:szCs w:val="21"/>
        </w:rPr>
        <w:t>（7）因基金管理人、基金托管人违反法律法规或基金合同的约定导致合法权益受到损害的，有权得到赔偿；</w:t>
      </w:r>
    </w:p>
    <w:p w14:paraId="6EDCD6A2">
      <w:pPr>
        <w:pStyle w:val="52"/>
        <w:rPr>
          <w:rFonts w:hint="eastAsia" w:hAnsi="宋体"/>
          <w:szCs w:val="21"/>
        </w:rPr>
      </w:pPr>
      <w:r>
        <w:rPr>
          <w:rFonts w:hint="eastAsia" w:hAnsi="宋体"/>
          <w:szCs w:val="21"/>
        </w:rPr>
        <w:t xml:space="preserve">（8）国家有关法律法规、监管机构及本合同规定的其他权利。   </w:t>
      </w:r>
    </w:p>
    <w:p w14:paraId="2922F4B9">
      <w:pPr>
        <w:pStyle w:val="52"/>
        <w:rPr>
          <w:rFonts w:hint="eastAsia" w:hAnsi="宋体"/>
          <w:szCs w:val="21"/>
        </w:rPr>
      </w:pPr>
      <w:r>
        <w:rPr>
          <w:rFonts w:hint="eastAsia" w:hAnsi="宋体"/>
          <w:szCs w:val="21"/>
        </w:rPr>
        <w:t>3、基金份额持有人的义务</w:t>
      </w:r>
    </w:p>
    <w:p w14:paraId="3D131807">
      <w:pPr>
        <w:pStyle w:val="52"/>
        <w:rPr>
          <w:rFonts w:hint="eastAsia" w:hAnsi="宋体"/>
          <w:szCs w:val="21"/>
        </w:rPr>
      </w:pPr>
      <w:r>
        <w:rPr>
          <w:rFonts w:hint="eastAsia" w:hAnsi="宋体"/>
          <w:szCs w:val="21"/>
        </w:rPr>
        <w:t>（1）认真阅读基金合同，保证投资资金的来源及用途合法；</w:t>
      </w:r>
    </w:p>
    <w:p w14:paraId="208D8E93">
      <w:pPr>
        <w:pStyle w:val="52"/>
        <w:rPr>
          <w:rFonts w:hint="eastAsia" w:hAnsi="宋体"/>
          <w:szCs w:val="21"/>
        </w:rPr>
      </w:pPr>
      <w:r>
        <w:rPr>
          <w:rFonts w:hint="eastAsia" w:hAnsi="宋体"/>
          <w:szCs w:val="21"/>
        </w:rPr>
        <w:t>（2）接受合格投资者确认程序，如实填写风险识别能力和承担能力调查问卷，如实承诺资产或者收入情况，并对其真实性、准确性和完整性负责，承诺为合格投资者；以合伙企业、契约等非法人形式汇集多数投资者资金直接或者间接投资于本基金的，应向基金管理人充分披露上述情况及最终投资者的信息，但符合本合同“募集对象”中的“特殊合格投资者”的除外；</w:t>
      </w:r>
    </w:p>
    <w:p w14:paraId="71A3628F">
      <w:pPr>
        <w:pStyle w:val="52"/>
        <w:rPr>
          <w:rFonts w:hint="eastAsia" w:hAnsi="宋体"/>
          <w:szCs w:val="21"/>
        </w:rPr>
      </w:pPr>
      <w:r>
        <w:rPr>
          <w:rFonts w:hint="eastAsia" w:hAnsi="宋体"/>
          <w:szCs w:val="21"/>
        </w:rPr>
        <w:t>（3）认真阅读并签署风险揭示书；</w:t>
      </w:r>
    </w:p>
    <w:p w14:paraId="2408FAE4">
      <w:pPr>
        <w:pStyle w:val="52"/>
        <w:rPr>
          <w:rFonts w:hint="eastAsia" w:hAnsi="宋体"/>
          <w:szCs w:val="21"/>
        </w:rPr>
      </w:pPr>
      <w:r>
        <w:rPr>
          <w:rFonts w:hint="eastAsia" w:hAnsi="宋体"/>
          <w:szCs w:val="21"/>
        </w:rPr>
        <w:t>（4）保证其经办人享有签署包括本合同在内的基金相关文件的权利，并就签署行为已履行必要的批准或授权手续，且履行上述文件不会违反任何对其有约束力的法律法规、公司章程、合同协议的约定；</w:t>
      </w:r>
    </w:p>
    <w:p w14:paraId="078DC8E2">
      <w:pPr>
        <w:pStyle w:val="52"/>
        <w:rPr>
          <w:rFonts w:hint="eastAsia" w:hAnsi="宋体"/>
          <w:szCs w:val="21"/>
        </w:rPr>
      </w:pPr>
      <w:r>
        <w:rPr>
          <w:rFonts w:hint="eastAsia" w:hAnsi="宋体"/>
          <w:szCs w:val="21"/>
        </w:rPr>
        <w:t>（5）按照基金合同约定缴纳基金份额的认购、申购款项，承担基金合同约定的管理费、托管费及其他相关费用；</w:t>
      </w:r>
    </w:p>
    <w:p w14:paraId="65604796">
      <w:pPr>
        <w:pStyle w:val="52"/>
        <w:rPr>
          <w:rFonts w:hint="eastAsia" w:hAnsi="宋体"/>
          <w:szCs w:val="21"/>
        </w:rPr>
      </w:pPr>
      <w:r>
        <w:rPr>
          <w:rFonts w:hint="eastAsia" w:hAnsi="宋体"/>
          <w:szCs w:val="21"/>
        </w:rPr>
        <w:t>（6）按基金合同约定承担基金的投资损失；</w:t>
      </w:r>
    </w:p>
    <w:p w14:paraId="39A73C41">
      <w:pPr>
        <w:pStyle w:val="52"/>
        <w:rPr>
          <w:rFonts w:hint="eastAsia" w:hAnsi="宋体"/>
          <w:szCs w:val="21"/>
        </w:rPr>
      </w:pPr>
      <w:r>
        <w:rPr>
          <w:rFonts w:hint="eastAsia" w:hAnsi="宋体"/>
          <w:szCs w:val="21"/>
        </w:rPr>
        <w:t>（7）向基金管理人或基金代销机构提供法律法规规定的信息资料及身份证明文件，配合基金管理人或其代销机构的尽职调查与反洗钱工作；</w:t>
      </w:r>
    </w:p>
    <w:p w14:paraId="5FBF5FA1">
      <w:pPr>
        <w:pStyle w:val="52"/>
        <w:rPr>
          <w:rFonts w:hint="eastAsia" w:hAnsi="宋体"/>
          <w:szCs w:val="21"/>
        </w:rPr>
      </w:pPr>
      <w:r>
        <w:rPr>
          <w:rFonts w:hint="eastAsia" w:hAnsi="宋体"/>
          <w:szCs w:val="21"/>
        </w:rPr>
        <w:t>（8）保守商业秘密，不得泄露基金的投资计划或意向等；</w:t>
      </w:r>
    </w:p>
    <w:p w14:paraId="4BC49168">
      <w:pPr>
        <w:pStyle w:val="52"/>
        <w:rPr>
          <w:rFonts w:hint="eastAsia" w:hAnsi="宋体"/>
          <w:szCs w:val="21"/>
        </w:rPr>
      </w:pPr>
      <w:r>
        <w:rPr>
          <w:rFonts w:hint="eastAsia" w:hAnsi="宋体"/>
          <w:szCs w:val="21"/>
        </w:rPr>
        <w:t>（9）不得违反本基金合同的约定干涉基金管理人的投资行为；</w:t>
      </w:r>
    </w:p>
    <w:p w14:paraId="4F0B2E87">
      <w:pPr>
        <w:pStyle w:val="52"/>
        <w:rPr>
          <w:rFonts w:hint="eastAsia" w:hAnsi="宋体"/>
          <w:szCs w:val="21"/>
        </w:rPr>
      </w:pPr>
      <w:r>
        <w:rPr>
          <w:rFonts w:hint="eastAsia" w:hAnsi="宋体"/>
          <w:szCs w:val="21"/>
        </w:rPr>
        <w:t>（10）不得从事任何有损基金及其他基金份额持有人、基金管理人管理的其他基金及基金托管人托管的其他基金合法权益的活动；</w:t>
      </w:r>
    </w:p>
    <w:p w14:paraId="7B04D285">
      <w:pPr>
        <w:pStyle w:val="52"/>
        <w:rPr>
          <w:rFonts w:hint="eastAsia" w:hAnsi="宋体"/>
          <w:szCs w:val="21"/>
        </w:rPr>
      </w:pPr>
      <w:r>
        <w:rPr>
          <w:rFonts w:hint="eastAsia" w:hAnsi="宋体"/>
          <w:szCs w:val="21"/>
        </w:rPr>
        <w:t>（11）申购、赎回、分配等基金交易过程中因任何原因获得不当得利的，应予返还；</w:t>
      </w:r>
    </w:p>
    <w:p w14:paraId="030D4496">
      <w:pPr>
        <w:pStyle w:val="52"/>
        <w:rPr>
          <w:rFonts w:hint="eastAsia" w:hAnsi="宋体"/>
          <w:szCs w:val="21"/>
        </w:rPr>
      </w:pPr>
      <w:r>
        <w:rPr>
          <w:rFonts w:hint="eastAsia" w:hAnsi="宋体"/>
          <w:szCs w:val="21"/>
        </w:rPr>
        <w:t>（12）国家有关法律法规、监管机构及本合同规定的其他义务。</w:t>
      </w:r>
    </w:p>
    <w:p w14:paraId="2F0CE32B">
      <w:pPr>
        <w:pStyle w:val="52"/>
        <w:rPr>
          <w:rFonts w:hint="eastAsia" w:hAnsi="宋体"/>
          <w:szCs w:val="21"/>
        </w:rPr>
      </w:pPr>
      <w:r>
        <w:rPr>
          <w:rFonts w:hint="eastAsia" w:hAnsi="宋体"/>
          <w:szCs w:val="21"/>
        </w:rPr>
        <w:t>（二）基金管理人</w:t>
      </w:r>
    </w:p>
    <w:p w14:paraId="1C73B6B4">
      <w:pPr>
        <w:pStyle w:val="52"/>
        <w:rPr>
          <w:rFonts w:hint="eastAsia" w:hAnsi="宋体"/>
          <w:szCs w:val="21"/>
        </w:rPr>
      </w:pPr>
      <w:r>
        <w:rPr>
          <w:rFonts w:hint="eastAsia" w:hAnsi="宋体"/>
          <w:szCs w:val="21"/>
        </w:rPr>
        <w:t>1、基金管理人概况</w:t>
      </w:r>
    </w:p>
    <w:p w14:paraId="1E34C5D9">
      <w:pPr>
        <w:spacing w:line="360" w:lineRule="auto"/>
        <w:ind w:firstLine="420" w:firstLineChars="200"/>
        <w:rPr>
          <w:rFonts w:hint="eastAsia" w:ascii="宋体" w:hAnsi="宋体"/>
          <w:szCs w:val="21"/>
        </w:rPr>
      </w:pPr>
      <w:r>
        <w:rPr>
          <w:rFonts w:ascii="宋体" w:hAnsi="宋体"/>
          <w:szCs w:val="21"/>
        </w:rPr>
        <w:t>名称：杭州艮岳私募基金管理有限公司</w:t>
      </w:r>
    </w:p>
    <w:p w14:paraId="6996E0FC">
      <w:pPr>
        <w:spacing w:line="360" w:lineRule="auto"/>
        <w:ind w:firstLine="420" w:firstLineChars="200"/>
        <w:rPr>
          <w:rFonts w:hint="eastAsia" w:ascii="宋体" w:hAnsi="宋体"/>
          <w:szCs w:val="21"/>
        </w:rPr>
      </w:pPr>
      <w:r>
        <w:rPr>
          <w:rFonts w:hint="eastAsia" w:ascii="宋体" w:hAnsi="宋体"/>
          <w:szCs w:val="21"/>
        </w:rPr>
        <w:t>住所</w:t>
      </w:r>
      <w:r>
        <w:rPr>
          <w:rFonts w:ascii="宋体" w:hAnsi="宋体"/>
          <w:szCs w:val="21"/>
        </w:rPr>
        <w:t>：浙江省杭州市萧山区宁围街道利一路188号天人大厦202室-86</w:t>
      </w:r>
    </w:p>
    <w:p w14:paraId="5C420481">
      <w:pPr>
        <w:spacing w:line="360" w:lineRule="auto"/>
        <w:ind w:firstLine="420" w:firstLineChars="200"/>
        <w:rPr>
          <w:rFonts w:hint="eastAsia" w:ascii="宋体" w:hAnsi="宋体"/>
          <w:szCs w:val="21"/>
        </w:rPr>
      </w:pPr>
      <w:r>
        <w:rPr>
          <w:rFonts w:hint="eastAsia" w:ascii="宋体" w:hAnsi="宋体"/>
          <w:szCs w:val="21"/>
        </w:rPr>
        <w:t>通讯地址：浙江省杭州市萧山区钱江世纪城世环创新中心2幢12楼</w:t>
      </w:r>
    </w:p>
    <w:p w14:paraId="6BB3A459">
      <w:pPr>
        <w:spacing w:line="360" w:lineRule="auto"/>
        <w:ind w:firstLine="420" w:firstLineChars="200"/>
        <w:rPr>
          <w:rFonts w:hint="eastAsia" w:ascii="宋体" w:hAnsi="宋体"/>
          <w:szCs w:val="21"/>
        </w:rPr>
      </w:pPr>
      <w:r>
        <w:rPr>
          <w:rFonts w:ascii="宋体" w:hAnsi="宋体"/>
          <w:szCs w:val="21"/>
        </w:rPr>
        <w:t>法定代表人：</w:t>
      </w:r>
      <w:r>
        <w:rPr>
          <w:rFonts w:hint="eastAsia" w:ascii="宋体" w:hAnsi="宋体"/>
          <w:szCs w:val="21"/>
        </w:rPr>
        <w:t>赵璐</w:t>
      </w:r>
    </w:p>
    <w:p w14:paraId="65B4E237">
      <w:pPr>
        <w:spacing w:line="360" w:lineRule="auto"/>
        <w:ind w:firstLine="420" w:firstLineChars="200"/>
        <w:rPr>
          <w:rFonts w:hint="eastAsia" w:ascii="宋体" w:hAnsi="宋体"/>
          <w:szCs w:val="21"/>
        </w:rPr>
      </w:pPr>
      <w:r>
        <w:rPr>
          <w:rFonts w:hint="eastAsia" w:ascii="宋体" w:hAnsi="宋体"/>
          <w:szCs w:val="21"/>
        </w:rPr>
        <w:t>联系人：赵璐</w:t>
      </w:r>
    </w:p>
    <w:p w14:paraId="675749CB">
      <w:pPr>
        <w:spacing w:line="360" w:lineRule="auto"/>
        <w:ind w:firstLine="420" w:firstLineChars="200"/>
        <w:rPr>
          <w:rFonts w:hint="eastAsia" w:ascii="宋体" w:hAnsi="宋体"/>
          <w:szCs w:val="21"/>
        </w:rPr>
      </w:pPr>
      <w:r>
        <w:rPr>
          <w:rFonts w:hint="eastAsia" w:ascii="宋体" w:hAnsi="宋体"/>
          <w:szCs w:val="21"/>
        </w:rPr>
        <w:t>联系</w:t>
      </w:r>
      <w:r>
        <w:rPr>
          <w:rFonts w:ascii="宋体" w:hAnsi="宋体"/>
          <w:szCs w:val="21"/>
        </w:rPr>
        <w:t>电话：</w:t>
      </w:r>
      <w:r>
        <w:rPr>
          <w:rFonts w:hint="eastAsia" w:ascii="宋体" w:hAnsi="宋体"/>
          <w:szCs w:val="21"/>
        </w:rPr>
        <w:t>0571-86587787</w:t>
      </w:r>
    </w:p>
    <w:p w14:paraId="76C511C4">
      <w:pPr>
        <w:spacing w:line="360" w:lineRule="auto"/>
        <w:ind w:firstLine="420" w:firstLineChars="200"/>
        <w:rPr>
          <w:rFonts w:hint="eastAsia" w:ascii="宋体" w:hAnsi="宋体"/>
          <w:szCs w:val="21"/>
        </w:rPr>
      </w:pPr>
      <w:r>
        <w:rPr>
          <w:rFonts w:hint="eastAsia" w:ascii="宋体" w:hAnsi="宋体"/>
          <w:szCs w:val="21"/>
        </w:rPr>
        <w:t>2、基金管理人的权利</w:t>
      </w:r>
    </w:p>
    <w:p w14:paraId="01478597">
      <w:pPr>
        <w:spacing w:line="360" w:lineRule="auto"/>
        <w:ind w:firstLine="420" w:firstLineChars="200"/>
        <w:rPr>
          <w:rFonts w:hint="eastAsia" w:ascii="宋体" w:hAnsi="宋体"/>
          <w:szCs w:val="21"/>
        </w:rPr>
      </w:pPr>
      <w:r>
        <w:rPr>
          <w:rFonts w:hint="eastAsia" w:ascii="宋体" w:hAnsi="宋体"/>
          <w:szCs w:val="21"/>
        </w:rPr>
        <w:t>（1）按照本合同的约定，独立管理和运用基金财产；</w:t>
      </w:r>
    </w:p>
    <w:p w14:paraId="2FDCAF39">
      <w:pPr>
        <w:spacing w:line="360" w:lineRule="auto"/>
        <w:ind w:firstLine="420" w:firstLineChars="200"/>
        <w:rPr>
          <w:rFonts w:hint="eastAsia" w:ascii="宋体" w:hAnsi="宋体"/>
          <w:szCs w:val="21"/>
        </w:rPr>
      </w:pPr>
      <w:r>
        <w:rPr>
          <w:rFonts w:hint="eastAsia" w:ascii="宋体" w:hAnsi="宋体"/>
          <w:szCs w:val="21"/>
        </w:rPr>
        <w:t>（2）按照本合同的约定，及时、足额获得基金管理人管理费用及业绩报酬（如有）；</w:t>
      </w:r>
    </w:p>
    <w:p w14:paraId="403AEE7B">
      <w:pPr>
        <w:spacing w:line="360" w:lineRule="auto"/>
        <w:ind w:firstLine="420" w:firstLineChars="200"/>
        <w:rPr>
          <w:rFonts w:hint="eastAsia" w:ascii="宋体" w:hAnsi="宋体"/>
          <w:szCs w:val="21"/>
        </w:rPr>
      </w:pPr>
      <w:r>
        <w:rPr>
          <w:rFonts w:hint="eastAsia" w:ascii="宋体" w:hAnsi="宋体"/>
          <w:szCs w:val="21"/>
        </w:rPr>
        <w:t>（3）按照有关规定和基金合同约定行使因基金财产投资所产生的权利；</w:t>
      </w:r>
    </w:p>
    <w:p w14:paraId="2FDBC2AF">
      <w:pPr>
        <w:spacing w:line="360" w:lineRule="auto"/>
        <w:ind w:firstLine="420" w:firstLineChars="200"/>
        <w:rPr>
          <w:rFonts w:hint="eastAsia" w:ascii="宋体" w:hAnsi="宋体"/>
          <w:szCs w:val="21"/>
        </w:rPr>
      </w:pPr>
      <w:r>
        <w:rPr>
          <w:rFonts w:hint="eastAsia" w:ascii="宋体" w:hAnsi="宋体"/>
          <w:szCs w:val="21"/>
        </w:rPr>
        <w:t>（4）根据本合同及其他有关规定，监督基金托管人；对于基金托管人违反本基金合同或有关法律法规规定的行为，对基金财产及其他当事人的利益造成重大损失的，应当及时采取措施制止；</w:t>
      </w:r>
    </w:p>
    <w:p w14:paraId="1CC87537">
      <w:pPr>
        <w:spacing w:line="360" w:lineRule="auto"/>
        <w:ind w:firstLine="420" w:firstLineChars="200"/>
        <w:rPr>
          <w:rFonts w:hint="eastAsia" w:ascii="宋体" w:hAnsi="宋体"/>
          <w:szCs w:val="21"/>
        </w:rPr>
      </w:pPr>
      <w:r>
        <w:rPr>
          <w:rFonts w:hint="eastAsia" w:ascii="宋体" w:hAnsi="宋体"/>
          <w:szCs w:val="21"/>
        </w:rPr>
        <w:t>（5）基金管理人为保护投资者权益，可以在法律法规规定范围内，根据市场情况对本基金的认购、申购业务规则（包括但不限于总规模、单个基金投资者首次认购、申购金额、每次申购金额及持有的本基金总金额限制等）进行调整；</w:t>
      </w:r>
    </w:p>
    <w:p w14:paraId="514576F4">
      <w:pPr>
        <w:spacing w:line="360" w:lineRule="auto"/>
        <w:ind w:firstLine="420" w:firstLineChars="200"/>
        <w:rPr>
          <w:rFonts w:hint="eastAsia" w:ascii="宋体" w:hAnsi="宋体"/>
          <w:szCs w:val="21"/>
        </w:rPr>
      </w:pPr>
      <w:r>
        <w:rPr>
          <w:rFonts w:hint="eastAsia" w:ascii="宋体" w:hAnsi="宋体"/>
          <w:szCs w:val="21"/>
        </w:rPr>
        <w:t>（6）以基金管理人的名义，代表基金与其他第三方签署基金投资相关协议文件、行使诉讼权利或者实施其他法律行为；</w:t>
      </w:r>
    </w:p>
    <w:p w14:paraId="70F13C6A">
      <w:pPr>
        <w:spacing w:line="360" w:lineRule="auto"/>
        <w:ind w:firstLine="420" w:firstLineChars="200"/>
        <w:rPr>
          <w:rFonts w:hint="eastAsia" w:ascii="宋体" w:hAnsi="宋体"/>
          <w:szCs w:val="21"/>
        </w:rPr>
      </w:pPr>
      <w:r>
        <w:rPr>
          <w:rFonts w:hint="eastAsia" w:ascii="宋体" w:hAnsi="宋体"/>
          <w:szCs w:val="21"/>
        </w:rPr>
        <w:t>（7）自行销售或者委托有基金销售资格的机构销售基金，制定和调整有关基金销售的业务规则，并对销售机构的销售行为进行必要的监督；</w:t>
      </w:r>
    </w:p>
    <w:p w14:paraId="71A79D2D">
      <w:pPr>
        <w:spacing w:line="360" w:lineRule="auto"/>
        <w:ind w:firstLine="420" w:firstLineChars="200"/>
        <w:rPr>
          <w:rFonts w:hint="eastAsia" w:ascii="宋体" w:hAnsi="宋体"/>
          <w:szCs w:val="21"/>
        </w:rPr>
      </w:pPr>
      <w:r>
        <w:rPr>
          <w:rFonts w:hint="eastAsia" w:ascii="宋体" w:hAnsi="宋体"/>
          <w:szCs w:val="21"/>
        </w:rPr>
        <w:t>（8）国家有关法律法规、监管机构及本合同规定的其他权利。</w:t>
      </w:r>
    </w:p>
    <w:p w14:paraId="4645AC20">
      <w:pPr>
        <w:spacing w:line="360" w:lineRule="auto"/>
        <w:ind w:firstLine="420" w:firstLineChars="200"/>
        <w:rPr>
          <w:rFonts w:hint="eastAsia" w:ascii="宋体" w:hAnsi="宋体"/>
          <w:szCs w:val="21"/>
        </w:rPr>
      </w:pPr>
      <w:r>
        <w:rPr>
          <w:rFonts w:hint="eastAsia" w:ascii="宋体" w:hAnsi="宋体"/>
          <w:szCs w:val="21"/>
        </w:rPr>
        <w:t>3、基金管理人的义务</w:t>
      </w:r>
    </w:p>
    <w:p w14:paraId="79E92D4D">
      <w:pPr>
        <w:spacing w:line="360" w:lineRule="auto"/>
        <w:ind w:firstLine="420" w:firstLineChars="200"/>
        <w:rPr>
          <w:rFonts w:hint="eastAsia" w:ascii="宋体" w:hAnsi="宋体"/>
          <w:szCs w:val="21"/>
        </w:rPr>
      </w:pPr>
      <w:r>
        <w:rPr>
          <w:rFonts w:hint="eastAsia" w:ascii="宋体" w:hAnsi="宋体"/>
          <w:szCs w:val="21"/>
        </w:rPr>
        <w:t>（1）履行基金管理人登记和基金备案手续；</w:t>
      </w:r>
    </w:p>
    <w:p w14:paraId="017BCF79">
      <w:pPr>
        <w:spacing w:line="360" w:lineRule="auto"/>
        <w:ind w:firstLine="420" w:firstLineChars="200"/>
        <w:rPr>
          <w:rFonts w:hint="eastAsia" w:ascii="宋体" w:hAnsi="宋体"/>
          <w:szCs w:val="21"/>
        </w:rPr>
      </w:pPr>
      <w:r>
        <w:rPr>
          <w:rFonts w:hint="eastAsia" w:ascii="宋体" w:hAnsi="宋体"/>
          <w:szCs w:val="21"/>
        </w:rPr>
        <w:t>（2）按照诚实信用、勤勉尽责的原则履行受托人义务，管理和运用基金财产；</w:t>
      </w:r>
    </w:p>
    <w:p w14:paraId="05D30909">
      <w:pPr>
        <w:spacing w:line="360" w:lineRule="auto"/>
        <w:ind w:firstLine="420" w:firstLineChars="200"/>
        <w:rPr>
          <w:rFonts w:hint="eastAsia" w:ascii="宋体" w:hAnsi="宋体"/>
          <w:szCs w:val="21"/>
        </w:rPr>
      </w:pPr>
      <w:r>
        <w:rPr>
          <w:rFonts w:hint="eastAsia" w:ascii="宋体" w:hAnsi="宋体"/>
          <w:szCs w:val="21"/>
        </w:rPr>
        <w:t>（3）制作调查问卷，对投资者的风险识别能力和风险承担能力进行评估，向符合法律法规规定的合格投资者非公开募集资金；</w:t>
      </w:r>
    </w:p>
    <w:p w14:paraId="0C0E5AF7">
      <w:pPr>
        <w:spacing w:line="360" w:lineRule="auto"/>
        <w:ind w:firstLine="420" w:firstLineChars="200"/>
        <w:rPr>
          <w:rFonts w:hint="eastAsia" w:ascii="宋体" w:hAnsi="宋体"/>
          <w:szCs w:val="21"/>
        </w:rPr>
      </w:pPr>
      <w:r>
        <w:rPr>
          <w:rFonts w:hint="eastAsia" w:ascii="宋体" w:hAnsi="宋体"/>
          <w:szCs w:val="21"/>
        </w:rPr>
        <w:t>（4）制作风险揭示书，向投资者充分揭示相关风险；</w:t>
      </w:r>
    </w:p>
    <w:p w14:paraId="1DC479A7">
      <w:pPr>
        <w:spacing w:line="360" w:lineRule="auto"/>
        <w:ind w:firstLine="420" w:firstLineChars="200"/>
        <w:rPr>
          <w:rFonts w:hint="eastAsia" w:ascii="宋体" w:hAnsi="宋体"/>
          <w:szCs w:val="21"/>
        </w:rPr>
      </w:pPr>
      <w:r>
        <w:rPr>
          <w:rFonts w:hint="eastAsia" w:ascii="宋体" w:hAnsi="宋体"/>
          <w:szCs w:val="21"/>
        </w:rPr>
        <w:t>（5）配备足够的具有专业能力的人员进行投资分析、决策，以专业化的经营方式管理和运作基金财产；</w:t>
      </w:r>
    </w:p>
    <w:p w14:paraId="157BAD8E">
      <w:pPr>
        <w:spacing w:line="360" w:lineRule="auto"/>
        <w:ind w:firstLine="420" w:firstLineChars="200"/>
        <w:rPr>
          <w:rFonts w:hint="eastAsia" w:ascii="宋体" w:hAnsi="宋体"/>
          <w:szCs w:val="21"/>
        </w:rPr>
      </w:pPr>
      <w:r>
        <w:rPr>
          <w:rFonts w:hint="eastAsia" w:ascii="宋体" w:hAnsi="宋体"/>
          <w:szCs w:val="21"/>
        </w:rPr>
        <w:t>（6）建立健全内部制度，保证所管理的基金财产与其管理的其他基金财产和基金管理人的固有财产相互独立，对所管理的不同财产分别管理，分别记账、分别投资；</w:t>
      </w:r>
    </w:p>
    <w:p w14:paraId="44BDDAE1">
      <w:pPr>
        <w:spacing w:line="360" w:lineRule="auto"/>
        <w:ind w:firstLine="420" w:firstLineChars="200"/>
        <w:rPr>
          <w:rFonts w:hint="eastAsia" w:ascii="宋体" w:hAnsi="宋体"/>
          <w:szCs w:val="21"/>
        </w:rPr>
      </w:pPr>
      <w:r>
        <w:rPr>
          <w:rFonts w:hint="eastAsia" w:ascii="宋体" w:hAnsi="宋体"/>
          <w:szCs w:val="21"/>
        </w:rPr>
        <w:t>（7）不得利用基金财产或者职务之便，为本人或者投资者以外的人牟取利益，进行利益输送；</w:t>
      </w:r>
    </w:p>
    <w:p w14:paraId="4282CFB7">
      <w:pPr>
        <w:spacing w:line="360" w:lineRule="auto"/>
        <w:ind w:firstLine="420" w:firstLineChars="200"/>
        <w:rPr>
          <w:rFonts w:hint="eastAsia" w:ascii="宋体" w:hAnsi="宋体"/>
          <w:szCs w:val="21"/>
        </w:rPr>
      </w:pPr>
      <w:r>
        <w:rPr>
          <w:rFonts w:hint="eastAsia" w:ascii="宋体" w:hAnsi="宋体"/>
          <w:szCs w:val="21"/>
        </w:rPr>
        <w:t>（8）自行担任或者委托其他机构担任基金的基金份额登记机构，委托其他基金份额登记机构办理注册登记业务时，对基金份额登记机构的行为进行必要的监督；</w:t>
      </w:r>
    </w:p>
    <w:p w14:paraId="2F67817D">
      <w:pPr>
        <w:spacing w:line="360" w:lineRule="auto"/>
        <w:ind w:firstLine="420" w:firstLineChars="200"/>
        <w:rPr>
          <w:rFonts w:hint="eastAsia" w:ascii="宋体" w:hAnsi="宋体"/>
          <w:szCs w:val="21"/>
        </w:rPr>
      </w:pPr>
      <w:r>
        <w:rPr>
          <w:rFonts w:hint="eastAsia" w:ascii="宋体" w:hAnsi="宋体"/>
          <w:szCs w:val="21"/>
        </w:rPr>
        <w:t>（9）按照本合同的约定接受基金份额持有人和基金托管人的监督；</w:t>
      </w:r>
    </w:p>
    <w:p w14:paraId="30DF625E">
      <w:pPr>
        <w:spacing w:line="360" w:lineRule="auto"/>
        <w:ind w:firstLine="420" w:firstLineChars="200"/>
        <w:rPr>
          <w:rFonts w:hint="eastAsia" w:ascii="宋体" w:hAnsi="宋体"/>
          <w:szCs w:val="21"/>
        </w:rPr>
      </w:pPr>
      <w:r>
        <w:rPr>
          <w:rFonts w:hint="eastAsia" w:ascii="宋体" w:hAnsi="宋体"/>
          <w:szCs w:val="21"/>
        </w:rPr>
        <w:t>（10）根据相关法规及基金合同的约定，向基金托管人提供基金交易数据、投资文件及基金其他相关数据与文件，并确保提供材料的合法、真实、完整和有效；</w:t>
      </w:r>
    </w:p>
    <w:p w14:paraId="04CD6E58">
      <w:pPr>
        <w:spacing w:line="360" w:lineRule="auto"/>
        <w:ind w:firstLine="420" w:firstLineChars="200"/>
        <w:rPr>
          <w:rFonts w:hint="eastAsia" w:ascii="宋体" w:hAnsi="宋体"/>
          <w:szCs w:val="21"/>
        </w:rPr>
      </w:pPr>
      <w:r>
        <w:rPr>
          <w:rFonts w:hint="eastAsia" w:ascii="宋体" w:hAnsi="宋体"/>
          <w:szCs w:val="21"/>
        </w:rPr>
        <w:t>（11）按照基金合同约定负责基金会计核算并编制基金财务会计报告；</w:t>
      </w:r>
    </w:p>
    <w:p w14:paraId="580ED04D">
      <w:pPr>
        <w:spacing w:line="360" w:lineRule="auto"/>
        <w:ind w:firstLine="420" w:firstLineChars="200"/>
        <w:rPr>
          <w:rFonts w:hint="eastAsia" w:ascii="宋体" w:hAnsi="宋体"/>
          <w:szCs w:val="21"/>
        </w:rPr>
      </w:pPr>
      <w:r>
        <w:rPr>
          <w:rFonts w:hint="eastAsia" w:ascii="宋体" w:hAnsi="宋体"/>
          <w:szCs w:val="21"/>
        </w:rPr>
        <w:t>（12）按照基金合同约定计算并向基金份额持有人报告基金份额净值；</w:t>
      </w:r>
    </w:p>
    <w:p w14:paraId="4B5A0BDD">
      <w:pPr>
        <w:spacing w:line="360" w:lineRule="auto"/>
        <w:ind w:firstLine="420" w:firstLineChars="200"/>
        <w:rPr>
          <w:rFonts w:hint="eastAsia" w:ascii="宋体" w:hAnsi="宋体"/>
          <w:szCs w:val="21"/>
        </w:rPr>
      </w:pPr>
      <w:r>
        <w:rPr>
          <w:rFonts w:hint="eastAsia" w:ascii="宋体" w:hAnsi="宋体"/>
          <w:szCs w:val="21"/>
        </w:rPr>
        <w:t>（13）根据法律法规和本基金合同的规定，对基金份额持有人进行必要的信息披露，揭示基金资产运作情况，包括编制和向基金份额持有人提供基金定期报告；</w:t>
      </w:r>
    </w:p>
    <w:p w14:paraId="5885FAB8">
      <w:pPr>
        <w:spacing w:line="360" w:lineRule="auto"/>
        <w:ind w:firstLine="420" w:firstLineChars="200"/>
        <w:rPr>
          <w:rFonts w:hint="eastAsia" w:ascii="宋体" w:hAnsi="宋体"/>
          <w:szCs w:val="21"/>
        </w:rPr>
      </w:pPr>
      <w:r>
        <w:rPr>
          <w:rFonts w:hint="eastAsia" w:ascii="宋体" w:hAnsi="宋体"/>
          <w:szCs w:val="21"/>
        </w:rPr>
        <w:t>（14）确定基金份额申购、赎回价格，采取适当、合理的措施确定基金份额交易价格的计算方法符合法律法规的规定和基金合同的约定；</w:t>
      </w:r>
    </w:p>
    <w:p w14:paraId="26F05217">
      <w:pPr>
        <w:spacing w:line="360" w:lineRule="auto"/>
        <w:ind w:firstLine="420" w:firstLineChars="200"/>
        <w:rPr>
          <w:rFonts w:hint="eastAsia" w:ascii="宋体" w:hAnsi="宋体"/>
          <w:szCs w:val="21"/>
        </w:rPr>
      </w:pPr>
      <w:r>
        <w:rPr>
          <w:rFonts w:hint="eastAsia" w:ascii="宋体" w:hAnsi="宋体"/>
          <w:szCs w:val="21"/>
        </w:rPr>
        <w:t>（15）保守商业秘密，不得泄露基金的投资计划或意向等，法律法规另有规定的除外；</w:t>
      </w:r>
    </w:p>
    <w:p w14:paraId="6C8A0FC0">
      <w:pPr>
        <w:spacing w:line="360" w:lineRule="auto"/>
        <w:ind w:firstLine="420" w:firstLineChars="200"/>
        <w:rPr>
          <w:rFonts w:hint="eastAsia" w:ascii="宋体" w:hAnsi="宋体"/>
          <w:szCs w:val="21"/>
        </w:rPr>
      </w:pPr>
      <w:r>
        <w:rPr>
          <w:rFonts w:hint="eastAsia" w:ascii="宋体" w:hAnsi="宋体"/>
          <w:szCs w:val="21"/>
        </w:rPr>
        <w:t>（16）保存基金投资业务活动的全部会计资料，并妥善保存有关的合同、交易记录及其他相关资料，保存期限自基金清算终止之日起不得少于10年；</w:t>
      </w:r>
    </w:p>
    <w:p w14:paraId="078B18F6">
      <w:pPr>
        <w:spacing w:line="360" w:lineRule="auto"/>
        <w:ind w:firstLine="420" w:firstLineChars="200"/>
        <w:rPr>
          <w:rFonts w:hint="eastAsia" w:ascii="宋体" w:hAnsi="宋体"/>
          <w:szCs w:val="21"/>
        </w:rPr>
      </w:pPr>
      <w:r>
        <w:rPr>
          <w:rFonts w:hint="eastAsia" w:ascii="宋体" w:hAnsi="宋体"/>
          <w:szCs w:val="21"/>
        </w:rPr>
        <w:t>（17）公平对待所管理的不同基金财产，不得从事任何有损基金财产及其他当事人利益的活动；</w:t>
      </w:r>
    </w:p>
    <w:p w14:paraId="7E495188">
      <w:pPr>
        <w:spacing w:line="360" w:lineRule="auto"/>
        <w:ind w:firstLine="420" w:firstLineChars="200"/>
        <w:rPr>
          <w:rFonts w:hint="eastAsia" w:ascii="宋体" w:hAnsi="宋体"/>
          <w:szCs w:val="21"/>
        </w:rPr>
      </w:pPr>
      <w:r>
        <w:rPr>
          <w:rFonts w:hint="eastAsia" w:ascii="宋体" w:hAnsi="宋体"/>
          <w:szCs w:val="21"/>
        </w:rPr>
        <w:t>（18）按照基金合同的约定确定基金收益分配方案，及时向基金份额持有人分配收益；</w:t>
      </w:r>
    </w:p>
    <w:p w14:paraId="5DC9C923">
      <w:pPr>
        <w:spacing w:line="360" w:lineRule="auto"/>
        <w:ind w:firstLine="420" w:firstLineChars="200"/>
        <w:rPr>
          <w:rFonts w:hint="eastAsia" w:ascii="宋体" w:hAnsi="宋体"/>
          <w:szCs w:val="21"/>
        </w:rPr>
      </w:pPr>
      <w:r>
        <w:rPr>
          <w:rFonts w:hint="eastAsia" w:ascii="宋体" w:hAnsi="宋体"/>
          <w:szCs w:val="21"/>
        </w:rPr>
        <w:t>（19）组织并参加基金财产清算小组，参与基金财产的保管、清理、估价、变现和分配；</w:t>
      </w:r>
    </w:p>
    <w:p w14:paraId="213631F0">
      <w:pPr>
        <w:spacing w:line="360" w:lineRule="auto"/>
        <w:ind w:firstLine="420" w:firstLineChars="200"/>
        <w:rPr>
          <w:rFonts w:hint="eastAsia" w:ascii="宋体" w:hAnsi="宋体"/>
          <w:szCs w:val="21"/>
        </w:rPr>
      </w:pPr>
      <w:r>
        <w:rPr>
          <w:rFonts w:hint="eastAsia" w:ascii="宋体" w:hAnsi="宋体"/>
          <w:szCs w:val="21"/>
        </w:rPr>
        <w:t>（20）建立并保存投资者名册；</w:t>
      </w:r>
    </w:p>
    <w:p w14:paraId="37267F15">
      <w:pPr>
        <w:spacing w:line="360" w:lineRule="auto"/>
        <w:ind w:firstLine="420" w:firstLineChars="200"/>
        <w:rPr>
          <w:rFonts w:hint="eastAsia" w:ascii="宋体" w:hAnsi="宋体"/>
          <w:szCs w:val="21"/>
        </w:rPr>
      </w:pPr>
      <w:r>
        <w:rPr>
          <w:rFonts w:hint="eastAsia" w:ascii="宋体" w:hAnsi="宋体"/>
          <w:szCs w:val="21"/>
        </w:rPr>
        <w:t>（21）面临解散、依法被撤销或者被依法宣告破产时，及时报告中国基金业协会并通知基金托管人和基金投资者。</w:t>
      </w:r>
    </w:p>
    <w:p w14:paraId="5AE619A0">
      <w:pPr>
        <w:spacing w:line="360" w:lineRule="auto"/>
        <w:ind w:firstLine="420" w:firstLineChars="200"/>
        <w:rPr>
          <w:rFonts w:hint="eastAsia" w:ascii="宋体" w:hAnsi="宋体"/>
          <w:szCs w:val="21"/>
        </w:rPr>
      </w:pPr>
      <w:r>
        <w:rPr>
          <w:rFonts w:hint="eastAsia" w:ascii="宋体" w:hAnsi="宋体"/>
          <w:szCs w:val="21"/>
        </w:rPr>
        <w:t>（22）国家有关法律法规、监管机构及本合同规定的其他义务。</w:t>
      </w:r>
    </w:p>
    <w:p w14:paraId="4871F687">
      <w:pPr>
        <w:spacing w:line="360" w:lineRule="auto"/>
        <w:ind w:firstLine="420" w:firstLineChars="200"/>
        <w:rPr>
          <w:rFonts w:hint="eastAsia" w:ascii="宋体" w:hAnsi="宋体"/>
          <w:szCs w:val="21"/>
        </w:rPr>
      </w:pPr>
      <w:r>
        <w:rPr>
          <w:rFonts w:hint="eastAsia" w:ascii="宋体" w:hAnsi="宋体"/>
          <w:szCs w:val="21"/>
        </w:rPr>
        <w:t>（三）基金托管人</w:t>
      </w:r>
    </w:p>
    <w:p w14:paraId="570B65FE">
      <w:pPr>
        <w:spacing w:line="360" w:lineRule="auto"/>
        <w:ind w:firstLine="420" w:firstLineChars="200"/>
        <w:rPr>
          <w:rFonts w:hint="eastAsia" w:ascii="宋体" w:hAnsi="宋体"/>
          <w:szCs w:val="21"/>
        </w:rPr>
      </w:pPr>
      <w:r>
        <w:rPr>
          <w:rFonts w:hint="eastAsia" w:ascii="宋体" w:hAnsi="宋体"/>
          <w:szCs w:val="21"/>
        </w:rPr>
        <w:t>1、基金托管人概况</w:t>
      </w:r>
    </w:p>
    <w:p w14:paraId="6B54B004">
      <w:pPr>
        <w:spacing w:line="360" w:lineRule="auto"/>
        <w:ind w:firstLine="420" w:firstLineChars="200"/>
        <w:rPr>
          <w:rFonts w:hint="eastAsia" w:ascii="宋体" w:hAnsi="宋体"/>
          <w:szCs w:val="21"/>
        </w:rPr>
      </w:pPr>
      <w:r>
        <w:rPr>
          <w:rFonts w:hint="eastAsia" w:ascii="宋体" w:hAnsi="宋体"/>
          <w:szCs w:val="21"/>
        </w:rPr>
        <w:t>名称：招商证券股份有限公司</w:t>
      </w:r>
    </w:p>
    <w:p w14:paraId="2AF17520">
      <w:pPr>
        <w:spacing w:line="360" w:lineRule="auto"/>
        <w:ind w:firstLine="420" w:firstLineChars="200"/>
        <w:rPr>
          <w:rFonts w:hint="eastAsia" w:ascii="宋体" w:hAnsi="宋体"/>
          <w:kern w:val="0"/>
          <w:szCs w:val="21"/>
        </w:rPr>
      </w:pPr>
      <w:r>
        <w:rPr>
          <w:rFonts w:hint="eastAsia" w:ascii="宋体" w:hAnsi="宋体"/>
          <w:szCs w:val="21"/>
        </w:rPr>
        <w:t>住址：</w:t>
      </w:r>
      <w:r>
        <w:rPr>
          <w:rFonts w:hint="eastAsia" w:ascii="宋体" w:hAnsi="宋体"/>
          <w:kern w:val="0"/>
          <w:szCs w:val="21"/>
        </w:rPr>
        <w:t>深圳市福田区益田路江苏大厦</w:t>
      </w:r>
      <w:r>
        <w:rPr>
          <w:rFonts w:ascii="宋体" w:hAnsi="宋体"/>
          <w:kern w:val="0"/>
          <w:szCs w:val="21"/>
        </w:rPr>
        <w:t xml:space="preserve"> </w:t>
      </w:r>
      <w:r>
        <w:rPr>
          <w:rFonts w:hint="eastAsia" w:ascii="宋体" w:hAnsi="宋体"/>
          <w:kern w:val="0"/>
          <w:szCs w:val="21"/>
        </w:rPr>
        <w:t>38楼-45楼</w:t>
      </w:r>
    </w:p>
    <w:p w14:paraId="0C272737">
      <w:pPr>
        <w:spacing w:line="360" w:lineRule="auto"/>
        <w:ind w:firstLine="420" w:firstLineChars="200"/>
        <w:rPr>
          <w:rFonts w:hint="eastAsia" w:ascii="宋体" w:hAnsi="宋体"/>
          <w:szCs w:val="21"/>
        </w:rPr>
      </w:pPr>
      <w:r>
        <w:rPr>
          <w:rFonts w:hint="eastAsia" w:ascii="宋体" w:hAnsi="宋体"/>
          <w:szCs w:val="21"/>
        </w:rPr>
        <w:t>通讯地址：</w:t>
      </w:r>
      <w:r>
        <w:rPr>
          <w:rFonts w:hint="eastAsia" w:ascii="宋体" w:hAnsi="宋体"/>
          <w:kern w:val="0"/>
          <w:szCs w:val="21"/>
        </w:rPr>
        <w:t>深圳市福田区益田路江苏大厦</w:t>
      </w:r>
      <w:r>
        <w:rPr>
          <w:rFonts w:ascii="宋体" w:hAnsi="宋体"/>
          <w:kern w:val="0"/>
          <w:szCs w:val="21"/>
        </w:rPr>
        <w:t xml:space="preserve"> </w:t>
      </w:r>
      <w:r>
        <w:rPr>
          <w:rFonts w:hint="eastAsia" w:ascii="宋体" w:hAnsi="宋体"/>
          <w:kern w:val="0"/>
          <w:szCs w:val="21"/>
        </w:rPr>
        <w:t>46楼</w:t>
      </w:r>
    </w:p>
    <w:p w14:paraId="5518339C">
      <w:pPr>
        <w:spacing w:line="360" w:lineRule="auto"/>
        <w:ind w:firstLine="420" w:firstLineChars="200"/>
        <w:rPr>
          <w:rFonts w:hint="eastAsia" w:ascii="宋体" w:hAnsi="宋体"/>
          <w:szCs w:val="21"/>
        </w:rPr>
      </w:pPr>
      <w:r>
        <w:rPr>
          <w:rFonts w:hint="eastAsia" w:ascii="宋体" w:hAnsi="宋体"/>
          <w:szCs w:val="21"/>
        </w:rPr>
        <w:t>法定代表人：霍达</w:t>
      </w:r>
    </w:p>
    <w:p w14:paraId="1C80BE37">
      <w:pPr>
        <w:spacing w:line="360" w:lineRule="auto"/>
        <w:ind w:firstLine="420" w:firstLineChars="200"/>
        <w:rPr>
          <w:rFonts w:hint="eastAsia" w:ascii="宋体" w:hAnsi="宋体"/>
          <w:szCs w:val="21"/>
        </w:rPr>
      </w:pPr>
      <w:r>
        <w:rPr>
          <w:rFonts w:hint="eastAsia" w:ascii="宋体" w:hAnsi="宋体"/>
          <w:szCs w:val="21"/>
        </w:rPr>
        <w:t>联系人：秦湘</w:t>
      </w:r>
    </w:p>
    <w:p w14:paraId="120E15F5">
      <w:pPr>
        <w:spacing w:line="360" w:lineRule="auto"/>
        <w:ind w:firstLine="420" w:firstLineChars="200"/>
        <w:rPr>
          <w:rFonts w:hint="eastAsia" w:ascii="宋体" w:hAnsi="宋体"/>
          <w:szCs w:val="21"/>
        </w:rPr>
      </w:pPr>
      <w:r>
        <w:rPr>
          <w:rFonts w:hint="eastAsia" w:ascii="宋体" w:hAnsi="宋体"/>
          <w:szCs w:val="21"/>
        </w:rPr>
        <w:t>联系电话：95565</w:t>
      </w:r>
    </w:p>
    <w:p w14:paraId="416D008A">
      <w:pPr>
        <w:spacing w:line="360" w:lineRule="auto"/>
        <w:ind w:firstLine="420" w:firstLineChars="200"/>
        <w:rPr>
          <w:rFonts w:hint="eastAsia" w:ascii="宋体" w:hAnsi="宋体"/>
          <w:szCs w:val="21"/>
        </w:rPr>
      </w:pPr>
      <w:r>
        <w:rPr>
          <w:rFonts w:hint="eastAsia" w:ascii="宋体" w:hAnsi="宋体"/>
          <w:szCs w:val="21"/>
        </w:rPr>
        <w:t>传真：0755-82960794</w:t>
      </w:r>
    </w:p>
    <w:p w14:paraId="0DBA923E">
      <w:pPr>
        <w:spacing w:line="360" w:lineRule="auto"/>
        <w:ind w:firstLine="420" w:firstLineChars="200"/>
        <w:rPr>
          <w:rFonts w:hint="eastAsia" w:ascii="宋体" w:hAnsi="宋体"/>
          <w:szCs w:val="21"/>
        </w:rPr>
      </w:pPr>
      <w:r>
        <w:rPr>
          <w:rFonts w:hint="eastAsia" w:ascii="宋体" w:hAnsi="宋体"/>
          <w:szCs w:val="21"/>
        </w:rPr>
        <w:t>网址：www.newone.com.cn</w:t>
      </w:r>
    </w:p>
    <w:p w14:paraId="4988FB69">
      <w:pPr>
        <w:spacing w:line="360" w:lineRule="auto"/>
        <w:ind w:firstLine="420" w:firstLineChars="200"/>
        <w:rPr>
          <w:rFonts w:hint="eastAsia" w:ascii="宋体" w:hAnsi="宋体"/>
          <w:szCs w:val="21"/>
        </w:rPr>
      </w:pPr>
      <w:r>
        <w:rPr>
          <w:rFonts w:hint="eastAsia" w:ascii="宋体" w:hAnsi="宋体"/>
          <w:szCs w:val="21"/>
        </w:rPr>
        <w:t>2、基金托管人的权利</w:t>
      </w:r>
    </w:p>
    <w:p w14:paraId="2721CF67">
      <w:pPr>
        <w:spacing w:line="360" w:lineRule="auto"/>
        <w:ind w:firstLine="420" w:firstLineChars="200"/>
        <w:rPr>
          <w:rFonts w:hint="eastAsia" w:ascii="宋体" w:hAnsi="宋体"/>
          <w:szCs w:val="21"/>
        </w:rPr>
      </w:pPr>
      <w:r>
        <w:rPr>
          <w:rFonts w:hint="eastAsia" w:ascii="宋体" w:hAnsi="宋体"/>
          <w:szCs w:val="21"/>
        </w:rPr>
        <w:t>（1）按照本基金合同的约定，及时、足额获得基金托管费用；</w:t>
      </w:r>
    </w:p>
    <w:p w14:paraId="571E573E">
      <w:pPr>
        <w:spacing w:line="360" w:lineRule="auto"/>
        <w:ind w:firstLine="420" w:firstLineChars="200"/>
        <w:rPr>
          <w:rFonts w:hint="eastAsia" w:ascii="宋体" w:hAnsi="宋体"/>
          <w:szCs w:val="21"/>
        </w:rPr>
      </w:pPr>
      <w:r>
        <w:rPr>
          <w:rFonts w:hint="eastAsia" w:ascii="宋体" w:hAnsi="宋体"/>
          <w:szCs w:val="21"/>
        </w:rPr>
        <w:t>（2）依据法律法规规定和基金合同约定，监督基金管理人对基金财产的投资运作，对于基金管理人违反法律法规规定和基金合同约定、对基金财产及其他当事人的利益造成重大损失的情形，有权报告中国基金业协会并采取必要措施；</w:t>
      </w:r>
    </w:p>
    <w:p w14:paraId="4205C189">
      <w:pPr>
        <w:spacing w:line="360" w:lineRule="auto"/>
        <w:ind w:firstLine="420" w:firstLineChars="200"/>
        <w:rPr>
          <w:rFonts w:hint="eastAsia" w:ascii="宋体" w:hAnsi="宋体"/>
          <w:szCs w:val="21"/>
        </w:rPr>
      </w:pPr>
      <w:r>
        <w:rPr>
          <w:rFonts w:hint="eastAsia" w:ascii="宋体" w:hAnsi="宋体"/>
          <w:szCs w:val="21"/>
        </w:rPr>
        <w:t>（3）按照本基金合同的约定，依法保管基金财产；</w:t>
      </w:r>
    </w:p>
    <w:p w14:paraId="71DE80B4">
      <w:pPr>
        <w:spacing w:line="360" w:lineRule="auto"/>
        <w:ind w:firstLine="420" w:firstLineChars="200"/>
        <w:rPr>
          <w:rFonts w:hint="eastAsia" w:ascii="宋体" w:hAnsi="宋体"/>
          <w:szCs w:val="21"/>
        </w:rPr>
      </w:pPr>
      <w:r>
        <w:rPr>
          <w:rFonts w:hint="eastAsia" w:ascii="宋体" w:hAnsi="宋体"/>
          <w:szCs w:val="21"/>
        </w:rPr>
        <w:t>（4）除法律法规另有规定的情况外，基金托管人对因基金管理人过错造成的基金财产损失不承担责任；</w:t>
      </w:r>
    </w:p>
    <w:p w14:paraId="7FFC74B8">
      <w:pPr>
        <w:spacing w:line="360" w:lineRule="auto"/>
        <w:ind w:firstLine="420" w:firstLineChars="200"/>
        <w:rPr>
          <w:rFonts w:hint="eastAsia" w:ascii="宋体" w:hAnsi="宋体"/>
          <w:szCs w:val="21"/>
        </w:rPr>
      </w:pPr>
      <w:r>
        <w:rPr>
          <w:rFonts w:hint="eastAsia" w:ascii="宋体" w:hAnsi="宋体"/>
          <w:szCs w:val="21"/>
        </w:rPr>
        <w:t>（5）国家有关法律法规、监管机构及本合同规定的其他权利。</w:t>
      </w:r>
    </w:p>
    <w:p w14:paraId="1316B673">
      <w:pPr>
        <w:spacing w:line="360" w:lineRule="auto"/>
        <w:ind w:firstLine="420" w:firstLineChars="200"/>
        <w:rPr>
          <w:rFonts w:hint="eastAsia" w:ascii="宋体" w:hAnsi="宋体"/>
          <w:szCs w:val="21"/>
        </w:rPr>
      </w:pPr>
      <w:r>
        <w:rPr>
          <w:rFonts w:hint="eastAsia" w:ascii="宋体" w:hAnsi="宋体"/>
          <w:szCs w:val="21"/>
        </w:rPr>
        <w:t>3、基金托管人的义务</w:t>
      </w:r>
    </w:p>
    <w:p w14:paraId="69621A23">
      <w:pPr>
        <w:spacing w:line="360" w:lineRule="auto"/>
        <w:ind w:firstLine="420" w:firstLineChars="200"/>
        <w:rPr>
          <w:rFonts w:hint="eastAsia" w:ascii="宋体" w:hAnsi="宋体"/>
          <w:szCs w:val="21"/>
        </w:rPr>
      </w:pPr>
      <w:r>
        <w:rPr>
          <w:rFonts w:hint="eastAsia" w:ascii="宋体" w:hAnsi="宋体"/>
          <w:szCs w:val="21"/>
        </w:rPr>
        <w:t>（1）安全保管基金财产；</w:t>
      </w:r>
    </w:p>
    <w:p w14:paraId="7391B20A">
      <w:pPr>
        <w:spacing w:line="360" w:lineRule="auto"/>
        <w:ind w:firstLine="420" w:firstLineChars="200"/>
        <w:rPr>
          <w:rFonts w:hint="eastAsia" w:ascii="宋体" w:hAnsi="宋体"/>
          <w:szCs w:val="21"/>
        </w:rPr>
      </w:pPr>
      <w:r>
        <w:rPr>
          <w:rFonts w:hint="eastAsia" w:ascii="宋体" w:hAnsi="宋体"/>
          <w:szCs w:val="21"/>
        </w:rPr>
        <w:t>（2）具有符合要求的营业场所，配备足够的、合格专职人员，负责基金财产托管事宜；</w:t>
      </w:r>
    </w:p>
    <w:p w14:paraId="3768171B">
      <w:pPr>
        <w:spacing w:line="360" w:lineRule="auto"/>
        <w:ind w:firstLine="420" w:firstLineChars="200"/>
        <w:rPr>
          <w:rFonts w:hint="eastAsia" w:ascii="宋体" w:hAnsi="宋体"/>
          <w:szCs w:val="21"/>
        </w:rPr>
      </w:pPr>
      <w:r>
        <w:rPr>
          <w:rFonts w:hint="eastAsia" w:ascii="宋体" w:hAnsi="宋体"/>
          <w:szCs w:val="21"/>
        </w:rPr>
        <w:t>（3）对所托管的不同基金财产分别设置账户，确保基金财产的完整与独立；</w:t>
      </w:r>
    </w:p>
    <w:p w14:paraId="2F4B28D2">
      <w:pPr>
        <w:spacing w:line="360" w:lineRule="auto"/>
        <w:ind w:firstLine="420" w:firstLineChars="200"/>
        <w:rPr>
          <w:rFonts w:hint="eastAsia" w:ascii="宋体" w:hAnsi="宋体"/>
          <w:szCs w:val="21"/>
        </w:rPr>
      </w:pPr>
      <w:r>
        <w:rPr>
          <w:rFonts w:hint="eastAsia" w:ascii="宋体" w:hAnsi="宋体"/>
          <w:szCs w:val="21"/>
        </w:rPr>
        <w:t>（4）除依据法律法规规定和本基金合同的约定外，不得为基金托管人及任何第三人谋取利益，不得委托第三人托管基金财产；</w:t>
      </w:r>
    </w:p>
    <w:p w14:paraId="7169DB19">
      <w:pPr>
        <w:spacing w:line="360" w:lineRule="auto"/>
        <w:ind w:firstLine="420" w:firstLineChars="200"/>
        <w:rPr>
          <w:rFonts w:hint="eastAsia" w:ascii="宋体" w:hAnsi="宋体"/>
          <w:szCs w:val="21"/>
        </w:rPr>
      </w:pPr>
      <w:r>
        <w:rPr>
          <w:rFonts w:hint="eastAsia" w:ascii="宋体" w:hAnsi="宋体"/>
          <w:szCs w:val="21"/>
        </w:rPr>
        <w:t>（5）按规定开设和注销基金的托管资金账户、证券账户（一码通账户）等投资所需账户；</w:t>
      </w:r>
    </w:p>
    <w:p w14:paraId="050753FC">
      <w:pPr>
        <w:spacing w:line="360" w:lineRule="auto"/>
        <w:ind w:firstLine="420" w:firstLineChars="200"/>
        <w:rPr>
          <w:rFonts w:hint="eastAsia" w:ascii="宋体" w:hAnsi="宋体"/>
          <w:szCs w:val="21"/>
        </w:rPr>
      </w:pPr>
      <w:r>
        <w:rPr>
          <w:rFonts w:hint="eastAsia" w:ascii="宋体" w:hAnsi="宋体"/>
          <w:szCs w:val="21"/>
        </w:rPr>
        <w:t>（6）复核基金份额净值；</w:t>
      </w:r>
    </w:p>
    <w:p w14:paraId="052D8E71">
      <w:pPr>
        <w:spacing w:line="360" w:lineRule="auto"/>
        <w:ind w:firstLine="420" w:firstLineChars="200"/>
        <w:rPr>
          <w:rFonts w:hint="eastAsia" w:ascii="宋体" w:hAnsi="宋体"/>
          <w:szCs w:val="21"/>
        </w:rPr>
      </w:pPr>
      <w:r>
        <w:rPr>
          <w:rFonts w:hint="eastAsia" w:ascii="宋体" w:hAnsi="宋体"/>
          <w:szCs w:val="21"/>
        </w:rPr>
        <w:t>（7）办理与基金托管业务有关的信息披露事项；</w:t>
      </w:r>
    </w:p>
    <w:p w14:paraId="3FBE38C0">
      <w:pPr>
        <w:spacing w:line="360" w:lineRule="auto"/>
        <w:ind w:firstLine="420" w:firstLineChars="200"/>
        <w:rPr>
          <w:rFonts w:hint="eastAsia" w:ascii="宋体" w:hAnsi="宋体"/>
          <w:szCs w:val="21"/>
        </w:rPr>
      </w:pPr>
      <w:r>
        <w:rPr>
          <w:rFonts w:hint="eastAsia" w:ascii="宋体" w:hAnsi="宋体"/>
          <w:szCs w:val="21"/>
        </w:rPr>
        <w:t>（8）根据相关法律法规和基金合同约定复核基金管理人编制的基金定期报告，并定期出具书面意见；</w:t>
      </w:r>
    </w:p>
    <w:p w14:paraId="7F940453">
      <w:pPr>
        <w:spacing w:line="360" w:lineRule="auto"/>
        <w:ind w:firstLine="420" w:firstLineChars="200"/>
        <w:rPr>
          <w:rFonts w:hint="eastAsia" w:ascii="宋体" w:hAnsi="宋体"/>
          <w:szCs w:val="21"/>
        </w:rPr>
      </w:pPr>
      <w:r>
        <w:rPr>
          <w:rFonts w:hint="eastAsia" w:ascii="宋体" w:hAnsi="宋体"/>
          <w:szCs w:val="21"/>
        </w:rPr>
        <w:t>（9）按照本基金合同的约定，根据基金管理人或其授权人的资金划拨指令，及时办理清算、交割事宜；</w:t>
      </w:r>
    </w:p>
    <w:p w14:paraId="6C76D78A">
      <w:pPr>
        <w:spacing w:line="360" w:lineRule="auto"/>
        <w:ind w:firstLine="420" w:firstLineChars="200"/>
        <w:rPr>
          <w:rFonts w:hint="eastAsia" w:ascii="宋体" w:hAnsi="宋体"/>
          <w:szCs w:val="21"/>
        </w:rPr>
      </w:pPr>
      <w:r>
        <w:rPr>
          <w:rFonts w:hint="eastAsia" w:ascii="宋体" w:hAnsi="宋体"/>
          <w:szCs w:val="21"/>
        </w:rPr>
        <w:t>（10）按照法律法规规定，妥善保存基金管理业务活动有关合同、凭证等文件资料；</w:t>
      </w:r>
    </w:p>
    <w:p w14:paraId="2637BED9">
      <w:pPr>
        <w:spacing w:line="360" w:lineRule="auto"/>
        <w:ind w:firstLine="420" w:firstLineChars="200"/>
        <w:rPr>
          <w:rFonts w:hint="eastAsia" w:ascii="宋体" w:hAnsi="宋体"/>
          <w:szCs w:val="21"/>
        </w:rPr>
      </w:pPr>
      <w:r>
        <w:rPr>
          <w:rFonts w:hint="eastAsia" w:ascii="宋体" w:hAnsi="宋体"/>
          <w:szCs w:val="21"/>
        </w:rPr>
        <w:t>（11）公平对待所托管的不同基金财产，不得从事任何有损基金财产及其他当事人利益的活动；</w:t>
      </w:r>
    </w:p>
    <w:p w14:paraId="43A14C18">
      <w:pPr>
        <w:spacing w:line="360" w:lineRule="auto"/>
        <w:ind w:firstLine="420" w:firstLineChars="200"/>
        <w:rPr>
          <w:rFonts w:hint="eastAsia" w:ascii="宋体" w:hAnsi="宋体"/>
          <w:szCs w:val="21"/>
        </w:rPr>
      </w:pPr>
      <w:r>
        <w:rPr>
          <w:rFonts w:hint="eastAsia" w:ascii="宋体" w:hAnsi="宋体"/>
          <w:szCs w:val="21"/>
        </w:rPr>
        <w:t>（12）保守商业秘密，除法律法规规定和本基金合同约定外，不得向他人泄露本基金的有关信息；</w:t>
      </w:r>
    </w:p>
    <w:p w14:paraId="1DF11694">
      <w:pPr>
        <w:spacing w:line="360" w:lineRule="auto"/>
        <w:ind w:firstLine="420" w:firstLineChars="200"/>
        <w:rPr>
          <w:rFonts w:hint="eastAsia" w:ascii="宋体" w:hAnsi="宋体"/>
          <w:szCs w:val="21"/>
        </w:rPr>
      </w:pPr>
      <w:r>
        <w:rPr>
          <w:rFonts w:hint="eastAsia" w:ascii="宋体" w:hAnsi="宋体"/>
          <w:szCs w:val="21"/>
        </w:rPr>
        <w:t>（13）根据相关法律法规要求的保存期限，保存基金投资业务活动的全部会计资料，并妥善保存有关的合同、交易记录及其他相关资料；</w:t>
      </w:r>
    </w:p>
    <w:p w14:paraId="44FBE7C9">
      <w:pPr>
        <w:spacing w:line="360" w:lineRule="auto"/>
        <w:ind w:firstLine="420" w:firstLineChars="200"/>
        <w:rPr>
          <w:rFonts w:hint="eastAsia" w:ascii="宋体" w:hAnsi="宋体"/>
          <w:szCs w:val="21"/>
        </w:rPr>
      </w:pPr>
      <w:r>
        <w:rPr>
          <w:rFonts w:hint="eastAsia" w:ascii="宋体" w:hAnsi="宋体"/>
          <w:szCs w:val="21"/>
        </w:rPr>
        <w:t>（14）监督基金管理人的投资运作，发现基金管理人的投资指令违反法律法规、及本基金合同约定的，应当拒绝执行，立即通知基金管理人；发现基金管理人依据交易程序已经生效的投资指令违反法律法规、及本基金合同约定的，应当立即通知基金管理人；</w:t>
      </w:r>
    </w:p>
    <w:p w14:paraId="0EF7D075">
      <w:pPr>
        <w:spacing w:line="360" w:lineRule="auto"/>
        <w:ind w:firstLine="420" w:firstLineChars="200"/>
        <w:rPr>
          <w:rFonts w:hint="eastAsia" w:ascii="宋体" w:hAnsi="宋体"/>
          <w:szCs w:val="21"/>
        </w:rPr>
      </w:pPr>
      <w:r>
        <w:rPr>
          <w:rFonts w:hint="eastAsia" w:ascii="宋体" w:hAnsi="宋体"/>
          <w:szCs w:val="21"/>
        </w:rPr>
        <w:t>（15）按照基金合同约定制作相关账册并与基金管理人核对；</w:t>
      </w:r>
    </w:p>
    <w:p w14:paraId="5404C217">
      <w:pPr>
        <w:spacing w:line="360" w:lineRule="auto"/>
        <w:ind w:firstLine="420" w:firstLineChars="200"/>
        <w:rPr>
          <w:rFonts w:hint="eastAsia" w:ascii="宋体" w:hAnsi="宋体"/>
          <w:szCs w:val="21"/>
        </w:rPr>
      </w:pPr>
      <w:r>
        <w:rPr>
          <w:rFonts w:hint="eastAsia" w:ascii="宋体" w:hAnsi="宋体"/>
          <w:szCs w:val="21"/>
        </w:rPr>
        <w:t>（16）国家有关法律法规、监管机构及本合同规定的其他义务。</w:t>
      </w:r>
    </w:p>
    <w:p w14:paraId="5596BEED">
      <w:pPr>
        <w:spacing w:line="360" w:lineRule="auto"/>
        <w:ind w:firstLine="420" w:firstLineChars="200"/>
        <w:rPr>
          <w:rFonts w:hint="eastAsia" w:ascii="宋体" w:hAnsi="宋体"/>
          <w:szCs w:val="21"/>
        </w:rPr>
      </w:pPr>
    </w:p>
    <w:p w14:paraId="13276A62">
      <w:pPr>
        <w:pStyle w:val="2"/>
        <w:spacing w:before="0" w:after="0" w:line="360" w:lineRule="auto"/>
        <w:ind w:firstLine="422" w:firstLineChars="200"/>
        <w:jc w:val="center"/>
        <w:rPr>
          <w:rFonts w:hint="eastAsia" w:ascii="宋体" w:hAnsi="宋体"/>
          <w:szCs w:val="21"/>
        </w:rPr>
      </w:pPr>
      <w:bookmarkStart w:id="30" w:name="_Toc459392460"/>
      <w:bookmarkStart w:id="31" w:name="_Toc16321"/>
      <w:r>
        <w:rPr>
          <w:rFonts w:hint="eastAsia" w:ascii="宋体" w:hAnsi="宋体"/>
          <w:sz w:val="21"/>
          <w:szCs w:val="21"/>
        </w:rPr>
        <w:t>九、基金份额持有人大会及日常机构</w:t>
      </w:r>
      <w:bookmarkEnd w:id="30"/>
      <w:bookmarkEnd w:id="31"/>
    </w:p>
    <w:p w14:paraId="6A28F4BC">
      <w:pPr>
        <w:spacing w:line="360" w:lineRule="auto"/>
        <w:ind w:firstLine="420" w:firstLineChars="200"/>
        <w:rPr>
          <w:rFonts w:hint="eastAsia" w:ascii="宋体" w:hAnsi="宋体"/>
          <w:szCs w:val="21"/>
        </w:rPr>
      </w:pPr>
    </w:p>
    <w:p w14:paraId="4041C6E9">
      <w:pPr>
        <w:spacing w:line="360" w:lineRule="auto"/>
        <w:ind w:firstLine="420" w:firstLineChars="200"/>
        <w:rPr>
          <w:rFonts w:hint="eastAsia" w:ascii="宋体" w:hAnsi="宋体"/>
          <w:szCs w:val="21"/>
        </w:rPr>
      </w:pPr>
      <w:r>
        <w:rPr>
          <w:rFonts w:hint="eastAsia" w:ascii="宋体" w:hAnsi="宋体"/>
          <w:szCs w:val="21"/>
        </w:rPr>
        <w:t>基金份额持有人大会由基金份额持有人组成，基金份额持有人的合法授权代表有权代表基金份额持有人出席会议并表决。基金份额持有人大会不得直接参与或者干涉基金的投资管理活动。基金份额持有人持有的每一基金份额拥有平等的投票权。</w:t>
      </w:r>
    </w:p>
    <w:p w14:paraId="3678A0BA">
      <w:pPr>
        <w:spacing w:line="360" w:lineRule="auto"/>
        <w:ind w:firstLine="420" w:firstLineChars="200"/>
        <w:rPr>
          <w:rFonts w:hint="eastAsia" w:ascii="宋体" w:hAnsi="宋体"/>
          <w:szCs w:val="21"/>
        </w:rPr>
      </w:pPr>
      <w:r>
        <w:rPr>
          <w:rFonts w:hint="eastAsia" w:ascii="宋体" w:hAnsi="宋体"/>
          <w:szCs w:val="21"/>
        </w:rPr>
        <w:t>本基金份额持有人大会不设日常机构。</w:t>
      </w:r>
    </w:p>
    <w:p w14:paraId="4CBACF5E">
      <w:pPr>
        <w:spacing w:line="360" w:lineRule="auto"/>
        <w:ind w:firstLine="420" w:firstLineChars="200"/>
        <w:rPr>
          <w:rFonts w:hint="eastAsia" w:ascii="宋体" w:hAnsi="宋体"/>
          <w:szCs w:val="21"/>
        </w:rPr>
      </w:pPr>
      <w:r>
        <w:rPr>
          <w:rFonts w:hint="eastAsia" w:ascii="宋体" w:hAnsi="宋体"/>
          <w:szCs w:val="21"/>
        </w:rPr>
        <w:t>（一）基金份额持有人大会的召开事由</w:t>
      </w:r>
    </w:p>
    <w:p w14:paraId="35B23426">
      <w:pPr>
        <w:spacing w:line="360" w:lineRule="auto"/>
        <w:ind w:firstLine="420" w:firstLineChars="200"/>
        <w:rPr>
          <w:rFonts w:hint="eastAsia" w:ascii="宋体" w:hAnsi="宋体"/>
          <w:szCs w:val="21"/>
        </w:rPr>
      </w:pPr>
      <w:r>
        <w:rPr>
          <w:rFonts w:hint="eastAsia" w:ascii="宋体" w:hAnsi="宋体"/>
          <w:szCs w:val="21"/>
        </w:rPr>
        <w:t>1、当出现或需要决定下列事由之一的，应当召开基金份额持有人大会：</w:t>
      </w:r>
    </w:p>
    <w:p w14:paraId="108757F8">
      <w:pPr>
        <w:spacing w:line="360" w:lineRule="auto"/>
        <w:ind w:firstLine="420" w:firstLineChars="200"/>
        <w:rPr>
          <w:rFonts w:hint="eastAsia" w:ascii="宋体" w:hAnsi="宋体"/>
          <w:szCs w:val="21"/>
        </w:rPr>
      </w:pPr>
      <w:r>
        <w:rPr>
          <w:rFonts w:hint="eastAsia" w:ascii="宋体" w:hAnsi="宋体"/>
          <w:szCs w:val="21"/>
        </w:rPr>
        <w:t>（1）延长基金合同期限；</w:t>
      </w:r>
    </w:p>
    <w:p w14:paraId="3346877B">
      <w:pPr>
        <w:spacing w:line="360" w:lineRule="auto"/>
        <w:ind w:firstLine="420" w:firstLineChars="200"/>
        <w:rPr>
          <w:rFonts w:hint="eastAsia" w:ascii="宋体" w:hAnsi="宋体"/>
          <w:szCs w:val="21"/>
        </w:rPr>
      </w:pPr>
      <w:r>
        <w:rPr>
          <w:rFonts w:hint="eastAsia" w:ascii="宋体" w:hAnsi="宋体"/>
          <w:szCs w:val="21"/>
        </w:rPr>
        <w:t>（2）提前终止基金合同；</w:t>
      </w:r>
    </w:p>
    <w:p w14:paraId="33C850FA">
      <w:pPr>
        <w:spacing w:line="360" w:lineRule="auto"/>
        <w:ind w:firstLine="420" w:firstLineChars="200"/>
        <w:rPr>
          <w:rFonts w:hint="eastAsia" w:ascii="宋体" w:hAnsi="宋体"/>
          <w:szCs w:val="21"/>
        </w:rPr>
      </w:pPr>
      <w:r>
        <w:rPr>
          <w:rFonts w:hint="eastAsia" w:ascii="宋体" w:hAnsi="宋体"/>
          <w:szCs w:val="21"/>
        </w:rPr>
        <w:t>（3）更换基金管理人、基金托管人、基金管理人提请聘用或更换投资顾问；</w:t>
      </w:r>
    </w:p>
    <w:p w14:paraId="26D751C0">
      <w:pPr>
        <w:spacing w:line="360" w:lineRule="auto"/>
        <w:ind w:firstLine="420" w:firstLineChars="200"/>
        <w:rPr>
          <w:rFonts w:hint="eastAsia" w:ascii="宋体" w:hAnsi="宋体"/>
          <w:szCs w:val="21"/>
        </w:rPr>
      </w:pPr>
      <w:r>
        <w:rPr>
          <w:rFonts w:hint="eastAsia" w:ascii="宋体" w:hAnsi="宋体"/>
          <w:szCs w:val="21"/>
        </w:rPr>
        <w:t>（4）转换基金运作方式（法律法规和中国证监会另有约定的除外）；</w:t>
      </w:r>
    </w:p>
    <w:p w14:paraId="2D67FECE">
      <w:pPr>
        <w:spacing w:line="360" w:lineRule="auto"/>
        <w:ind w:firstLine="420" w:firstLineChars="200"/>
        <w:rPr>
          <w:rFonts w:hint="eastAsia" w:ascii="宋体" w:hAnsi="宋体"/>
          <w:szCs w:val="21"/>
        </w:rPr>
      </w:pPr>
      <w:r>
        <w:rPr>
          <w:rFonts w:hint="eastAsia" w:ascii="宋体" w:hAnsi="宋体"/>
          <w:szCs w:val="21"/>
        </w:rPr>
        <w:t>（5）提高基金管理人、基金托管人、投资顾问的报酬标准（法律法规和中国证监会另有约定的除外）；</w:t>
      </w:r>
    </w:p>
    <w:p w14:paraId="09A6E654">
      <w:pPr>
        <w:spacing w:line="360" w:lineRule="auto"/>
        <w:ind w:firstLine="420" w:firstLineChars="200"/>
        <w:rPr>
          <w:rFonts w:hint="eastAsia" w:ascii="宋体" w:hAnsi="宋体"/>
          <w:szCs w:val="21"/>
        </w:rPr>
      </w:pPr>
      <w:r>
        <w:rPr>
          <w:rFonts w:hint="eastAsia" w:ascii="宋体" w:hAnsi="宋体"/>
          <w:szCs w:val="21"/>
        </w:rPr>
        <w:t>（6）变更基金投资目标、投资策略（法律法规和中国证监会另有约定的除外）；</w:t>
      </w:r>
    </w:p>
    <w:p w14:paraId="62DECE8C">
      <w:pPr>
        <w:spacing w:line="360" w:lineRule="auto"/>
        <w:ind w:firstLine="420" w:firstLineChars="200"/>
        <w:rPr>
          <w:rFonts w:hint="eastAsia" w:ascii="宋体" w:hAnsi="宋体"/>
          <w:szCs w:val="21"/>
        </w:rPr>
      </w:pPr>
      <w:r>
        <w:rPr>
          <w:rFonts w:hint="eastAsia" w:ascii="宋体" w:hAnsi="宋体"/>
          <w:szCs w:val="21"/>
        </w:rPr>
        <w:t>（7）变更基金份额持有人大会程序；</w:t>
      </w:r>
    </w:p>
    <w:p w14:paraId="18A6CD3E">
      <w:pPr>
        <w:spacing w:line="360" w:lineRule="auto"/>
        <w:ind w:firstLine="420" w:firstLineChars="200"/>
        <w:rPr>
          <w:rFonts w:hint="eastAsia" w:ascii="宋体" w:hAnsi="宋体"/>
          <w:szCs w:val="21"/>
        </w:rPr>
      </w:pPr>
      <w:r>
        <w:rPr>
          <w:rFonts w:hint="eastAsia" w:ascii="宋体" w:hAnsi="宋体"/>
          <w:szCs w:val="21"/>
        </w:rPr>
        <w:t>（8）基金管理人或基金托管人要求召开基金份额持有人大会；</w:t>
      </w:r>
    </w:p>
    <w:p w14:paraId="521C8B14">
      <w:pPr>
        <w:spacing w:line="360" w:lineRule="auto"/>
        <w:ind w:firstLine="420" w:firstLineChars="200"/>
        <w:rPr>
          <w:rFonts w:hint="eastAsia" w:ascii="宋体" w:hAnsi="宋体"/>
          <w:szCs w:val="21"/>
        </w:rPr>
      </w:pPr>
      <w:r>
        <w:rPr>
          <w:rFonts w:hint="eastAsia" w:ascii="宋体" w:hAnsi="宋体"/>
          <w:szCs w:val="21"/>
        </w:rPr>
        <w:t>（9）单独或合计持有本基金总份额20%以上（含20%）基金份额的基金份额持有人（以基金管理人收到提议当日的基金份额计算，下同）就同一事项书面要求召开基金份额持有人大会；</w:t>
      </w:r>
    </w:p>
    <w:p w14:paraId="2C106A04">
      <w:pPr>
        <w:spacing w:line="360" w:lineRule="auto"/>
        <w:ind w:firstLine="420" w:firstLineChars="200"/>
        <w:rPr>
          <w:rFonts w:hint="eastAsia" w:ascii="宋体" w:hAnsi="宋体"/>
          <w:szCs w:val="21"/>
        </w:rPr>
      </w:pPr>
      <w:r>
        <w:rPr>
          <w:rFonts w:hint="eastAsia" w:ascii="宋体" w:hAnsi="宋体"/>
          <w:szCs w:val="21"/>
        </w:rPr>
        <w:t>（10）基金合同约定的其他应当</w:t>
      </w:r>
      <w:r>
        <w:rPr>
          <w:rFonts w:ascii="宋体" w:hAnsi="宋体"/>
          <w:szCs w:val="21"/>
        </w:rPr>
        <w:t>召开基金份额持有人大会的</w:t>
      </w:r>
      <w:r>
        <w:rPr>
          <w:rFonts w:hint="eastAsia" w:ascii="宋体" w:hAnsi="宋体"/>
          <w:szCs w:val="21"/>
        </w:rPr>
        <w:t>事项；</w:t>
      </w:r>
    </w:p>
    <w:p w14:paraId="0CBFD693">
      <w:pPr>
        <w:spacing w:line="360" w:lineRule="auto"/>
        <w:ind w:firstLine="420" w:firstLineChars="200"/>
        <w:rPr>
          <w:rFonts w:hint="eastAsia" w:ascii="宋体" w:hAnsi="宋体"/>
          <w:szCs w:val="21"/>
        </w:rPr>
      </w:pPr>
      <w:r>
        <w:rPr>
          <w:rFonts w:hint="eastAsia" w:ascii="宋体" w:hAnsi="宋体"/>
          <w:szCs w:val="21"/>
        </w:rPr>
        <w:t>（11）法律法规、监管部门规定的其他应当</w:t>
      </w:r>
      <w:r>
        <w:rPr>
          <w:rFonts w:ascii="宋体" w:hAnsi="宋体"/>
          <w:szCs w:val="21"/>
        </w:rPr>
        <w:t>召开基金份额持有人大会的事项</w:t>
      </w:r>
      <w:r>
        <w:rPr>
          <w:rFonts w:hint="eastAsia" w:ascii="宋体" w:hAnsi="宋体"/>
          <w:szCs w:val="21"/>
        </w:rPr>
        <w:t>。</w:t>
      </w:r>
    </w:p>
    <w:p w14:paraId="369784F1">
      <w:pPr>
        <w:spacing w:line="360" w:lineRule="auto"/>
        <w:ind w:firstLine="420" w:firstLineChars="200"/>
        <w:rPr>
          <w:rFonts w:hint="eastAsia" w:ascii="宋体" w:hAnsi="宋体"/>
          <w:szCs w:val="21"/>
        </w:rPr>
      </w:pPr>
      <w:r>
        <w:rPr>
          <w:rFonts w:hint="eastAsia" w:ascii="宋体" w:hAnsi="宋体"/>
          <w:szCs w:val="21"/>
        </w:rPr>
        <w:t>针对前款所列事项，基金份额持有人以书面形式一致表示同意的,可以不召开基金份额持有人大会直接作出决议,并由全体基金份额持有人在决议文件上签名、盖章。</w:t>
      </w:r>
    </w:p>
    <w:p w14:paraId="6DD3EC96">
      <w:pPr>
        <w:spacing w:line="360" w:lineRule="auto"/>
        <w:ind w:firstLine="420" w:firstLineChars="200"/>
        <w:rPr>
          <w:rFonts w:hint="eastAsia" w:ascii="宋体" w:hAnsi="宋体"/>
          <w:szCs w:val="21"/>
        </w:rPr>
      </w:pPr>
      <w:r>
        <w:rPr>
          <w:rFonts w:hint="eastAsia" w:ascii="宋体" w:hAnsi="宋体"/>
          <w:szCs w:val="21"/>
        </w:rPr>
        <w:t>2、</w:t>
      </w:r>
      <w:r>
        <w:rPr>
          <w:rFonts w:hint="eastAsia" w:ascii="宋体" w:hAnsi="宋体"/>
          <w:szCs w:val="21"/>
        </w:rPr>
        <w:tab/>
      </w:r>
      <w:r>
        <w:rPr>
          <w:rFonts w:hint="eastAsia" w:ascii="宋体" w:hAnsi="宋体"/>
          <w:szCs w:val="21"/>
        </w:rPr>
        <w:t>以下事项可由基金管理人自行决定，不需召开基金份额持有人大会：</w:t>
      </w:r>
    </w:p>
    <w:p w14:paraId="76282AEE">
      <w:pPr>
        <w:spacing w:line="360" w:lineRule="auto"/>
        <w:ind w:firstLine="420" w:firstLineChars="200"/>
        <w:rPr>
          <w:rFonts w:hint="eastAsia" w:ascii="宋体" w:hAnsi="宋体"/>
          <w:szCs w:val="21"/>
        </w:rPr>
      </w:pPr>
      <w:r>
        <w:rPr>
          <w:rFonts w:hint="eastAsia" w:ascii="宋体" w:hAnsi="宋体"/>
          <w:szCs w:val="21"/>
        </w:rPr>
        <w:t>（1）调低基金管理人的管理费、业绩报酬、申购赎回费、销售服务费的费率及比例；</w:t>
      </w:r>
    </w:p>
    <w:p w14:paraId="7E03D0C9">
      <w:pPr>
        <w:spacing w:line="360" w:lineRule="auto"/>
        <w:ind w:firstLine="420" w:firstLineChars="200"/>
        <w:rPr>
          <w:rFonts w:hint="eastAsia" w:ascii="宋体" w:hAnsi="宋体"/>
          <w:szCs w:val="21"/>
        </w:rPr>
      </w:pPr>
      <w:r>
        <w:rPr>
          <w:rFonts w:hint="eastAsia" w:ascii="宋体" w:hAnsi="宋体"/>
          <w:szCs w:val="21"/>
        </w:rPr>
        <w:t>（2）投资经理的变更；</w:t>
      </w:r>
    </w:p>
    <w:p w14:paraId="736DB79C">
      <w:pPr>
        <w:spacing w:line="360" w:lineRule="auto"/>
        <w:ind w:firstLine="420" w:firstLineChars="200"/>
        <w:rPr>
          <w:rFonts w:hint="eastAsia" w:ascii="宋体" w:hAnsi="宋体"/>
          <w:szCs w:val="21"/>
        </w:rPr>
      </w:pPr>
      <w:r>
        <w:rPr>
          <w:rFonts w:hint="eastAsia" w:ascii="宋体" w:hAnsi="宋体"/>
          <w:szCs w:val="21"/>
        </w:rPr>
        <w:t>（3）对本基金的认购、申购业务规则（包括但不限于总规模、单个基金投资者首次认购、申购金额、每次申购金额及持有的本基金总金额限制等）进行调整；</w:t>
      </w:r>
    </w:p>
    <w:p w14:paraId="5329E0F8">
      <w:pPr>
        <w:spacing w:line="360" w:lineRule="auto"/>
        <w:ind w:firstLine="420" w:firstLineChars="200"/>
        <w:rPr>
          <w:rFonts w:hint="eastAsia" w:ascii="宋体" w:hAnsi="宋体"/>
          <w:szCs w:val="21"/>
        </w:rPr>
      </w:pPr>
      <w:r>
        <w:rPr>
          <w:rFonts w:hint="eastAsia" w:ascii="宋体" w:hAnsi="宋体"/>
          <w:szCs w:val="21"/>
        </w:rPr>
        <w:t>（4）基金合同约定的其他事项；</w:t>
      </w:r>
    </w:p>
    <w:p w14:paraId="08A86955">
      <w:pPr>
        <w:spacing w:line="360" w:lineRule="auto"/>
        <w:ind w:firstLine="420" w:firstLineChars="200"/>
        <w:rPr>
          <w:rFonts w:hint="eastAsia" w:ascii="宋体" w:hAnsi="宋体"/>
          <w:szCs w:val="21"/>
        </w:rPr>
      </w:pPr>
      <w:r>
        <w:rPr>
          <w:rFonts w:hint="eastAsia" w:ascii="宋体" w:hAnsi="宋体"/>
          <w:szCs w:val="21"/>
        </w:rPr>
        <w:t>（5）法律法规、监管部门规定可以由基金管理人自行决定的事项。</w:t>
      </w:r>
    </w:p>
    <w:p w14:paraId="3FDD902F">
      <w:pPr>
        <w:spacing w:line="360" w:lineRule="auto"/>
        <w:ind w:firstLine="420" w:firstLineChars="200"/>
        <w:rPr>
          <w:rFonts w:hint="eastAsia" w:ascii="宋体" w:hAnsi="宋体"/>
          <w:szCs w:val="21"/>
        </w:rPr>
      </w:pPr>
      <w:r>
        <w:rPr>
          <w:rFonts w:hint="eastAsia" w:ascii="宋体" w:hAnsi="宋体"/>
          <w:szCs w:val="21"/>
        </w:rPr>
        <w:t>3、</w:t>
      </w:r>
      <w:r>
        <w:rPr>
          <w:rFonts w:hint="eastAsia" w:ascii="宋体" w:hAnsi="宋体"/>
          <w:szCs w:val="21"/>
        </w:rPr>
        <w:tab/>
      </w:r>
      <w:r>
        <w:rPr>
          <w:rFonts w:hint="eastAsia" w:ascii="宋体" w:hAnsi="宋体"/>
          <w:szCs w:val="21"/>
        </w:rPr>
        <w:t>以下事项可由基金管理人和基金托管人协商后修改，不需召开基金份额持有人大会：</w:t>
      </w:r>
    </w:p>
    <w:p w14:paraId="31F13EA8">
      <w:pPr>
        <w:spacing w:line="360" w:lineRule="auto"/>
        <w:ind w:firstLine="420" w:firstLineChars="200"/>
        <w:rPr>
          <w:rFonts w:hint="eastAsia" w:ascii="宋体" w:hAnsi="宋体"/>
          <w:szCs w:val="21"/>
        </w:rPr>
      </w:pPr>
      <w:r>
        <w:rPr>
          <w:rFonts w:hint="eastAsia" w:ascii="宋体" w:hAnsi="宋体"/>
          <w:szCs w:val="21"/>
        </w:rPr>
        <w:t>（1）调低基金托管人及服务机构的费用报酬标准；</w:t>
      </w:r>
    </w:p>
    <w:p w14:paraId="0EFD75DF">
      <w:pPr>
        <w:spacing w:line="360" w:lineRule="auto"/>
        <w:ind w:firstLine="420" w:firstLineChars="200"/>
        <w:rPr>
          <w:rFonts w:hint="eastAsia" w:ascii="宋体" w:hAnsi="宋体"/>
          <w:szCs w:val="21"/>
        </w:rPr>
      </w:pPr>
      <w:r>
        <w:rPr>
          <w:rFonts w:hint="eastAsia" w:ascii="宋体" w:hAnsi="宋体"/>
          <w:szCs w:val="21"/>
        </w:rPr>
        <w:t>（2）因相应的法律法规或监管机构对本合同内容与格式要求发生变动而应当对基金合同进行变更；</w:t>
      </w:r>
    </w:p>
    <w:p w14:paraId="2C9FA063">
      <w:pPr>
        <w:spacing w:line="360" w:lineRule="auto"/>
        <w:ind w:firstLine="420" w:firstLineChars="200"/>
        <w:rPr>
          <w:rFonts w:hint="eastAsia" w:ascii="宋体" w:hAnsi="宋体"/>
          <w:szCs w:val="21"/>
        </w:rPr>
      </w:pPr>
      <w:r>
        <w:rPr>
          <w:rFonts w:hint="eastAsia" w:ascii="宋体" w:hAnsi="宋体"/>
          <w:szCs w:val="21"/>
        </w:rPr>
        <w:t>（3）对本合同的修改对基金份额持有人利益无实质性不利影响或修改不涉及本合同当事人权利义务关系发生变化；</w:t>
      </w:r>
    </w:p>
    <w:p w14:paraId="02D8CE89">
      <w:pPr>
        <w:spacing w:line="360" w:lineRule="auto"/>
        <w:ind w:firstLine="420" w:firstLineChars="200"/>
        <w:rPr>
          <w:rFonts w:hint="eastAsia" w:ascii="宋体" w:hAnsi="宋体"/>
          <w:szCs w:val="21"/>
        </w:rPr>
      </w:pPr>
      <w:r>
        <w:rPr>
          <w:rFonts w:hint="eastAsia" w:ascii="宋体" w:hAnsi="宋体"/>
          <w:szCs w:val="21"/>
        </w:rPr>
        <w:t>（4）基金合同约定的其他事项；</w:t>
      </w:r>
    </w:p>
    <w:p w14:paraId="527805B5">
      <w:pPr>
        <w:spacing w:line="360" w:lineRule="auto"/>
        <w:ind w:firstLine="420" w:firstLineChars="200"/>
        <w:rPr>
          <w:rFonts w:hint="eastAsia" w:ascii="宋体" w:hAnsi="宋体"/>
          <w:szCs w:val="21"/>
        </w:rPr>
      </w:pPr>
      <w:r>
        <w:rPr>
          <w:rFonts w:hint="eastAsia" w:ascii="宋体" w:hAnsi="宋体"/>
          <w:szCs w:val="21"/>
        </w:rPr>
        <w:t>（5）法律法规、监管部门规定可由基金管理人和基金托管人协商决定的其他事项。</w:t>
      </w:r>
    </w:p>
    <w:p w14:paraId="617FC37A">
      <w:pPr>
        <w:spacing w:line="360" w:lineRule="auto"/>
        <w:ind w:firstLine="420" w:firstLineChars="200"/>
        <w:rPr>
          <w:rFonts w:hint="eastAsia" w:ascii="宋体" w:hAnsi="宋体"/>
          <w:szCs w:val="21"/>
        </w:rPr>
      </w:pPr>
      <w:r>
        <w:rPr>
          <w:rFonts w:hint="eastAsia" w:ascii="宋体" w:hAnsi="宋体"/>
          <w:szCs w:val="21"/>
        </w:rPr>
        <w:t>4、</w:t>
      </w:r>
      <w:r>
        <w:rPr>
          <w:rFonts w:hint="eastAsia" w:ascii="宋体" w:hAnsi="宋体"/>
          <w:szCs w:val="21"/>
        </w:rPr>
        <w:tab/>
      </w:r>
      <w:r>
        <w:rPr>
          <w:rFonts w:hint="eastAsia" w:ascii="宋体" w:hAnsi="宋体"/>
          <w:szCs w:val="21"/>
        </w:rPr>
        <w:t>除上述1-3项规定的事项之外，基金管理人有权决定是否召开基金份额持有人大会审议。</w:t>
      </w:r>
    </w:p>
    <w:p w14:paraId="7D7AFE2D">
      <w:pPr>
        <w:spacing w:line="360" w:lineRule="auto"/>
        <w:ind w:firstLine="420" w:firstLineChars="200"/>
        <w:rPr>
          <w:rFonts w:hint="eastAsia" w:ascii="宋体" w:hAnsi="宋体"/>
          <w:szCs w:val="21"/>
        </w:rPr>
      </w:pPr>
      <w:r>
        <w:rPr>
          <w:rFonts w:hint="eastAsia" w:ascii="宋体" w:hAnsi="宋体"/>
          <w:szCs w:val="21"/>
        </w:rPr>
        <w:t>（二）会议召集人及召集方式</w:t>
      </w:r>
    </w:p>
    <w:p w14:paraId="727602E6">
      <w:pPr>
        <w:spacing w:line="360" w:lineRule="auto"/>
        <w:ind w:firstLine="420" w:firstLineChars="200"/>
        <w:rPr>
          <w:rFonts w:hint="eastAsia" w:ascii="宋体" w:hAnsi="宋体"/>
          <w:szCs w:val="21"/>
        </w:rPr>
      </w:pPr>
      <w:r>
        <w:rPr>
          <w:rFonts w:hint="eastAsia" w:ascii="宋体" w:hAnsi="宋体"/>
          <w:szCs w:val="21"/>
        </w:rPr>
        <w:t>1、除法律法规规定或本合同另有约定外，基金份额持有人大会由基金管理人召集。</w:t>
      </w:r>
    </w:p>
    <w:p w14:paraId="345A29D1">
      <w:pPr>
        <w:spacing w:line="360" w:lineRule="auto"/>
        <w:ind w:firstLine="420" w:firstLineChars="200"/>
        <w:rPr>
          <w:rFonts w:hint="eastAsia" w:ascii="宋体" w:hAnsi="宋体"/>
          <w:szCs w:val="21"/>
        </w:rPr>
      </w:pPr>
      <w:r>
        <w:rPr>
          <w:rFonts w:hint="eastAsia" w:ascii="宋体" w:hAnsi="宋体"/>
          <w:szCs w:val="21"/>
        </w:rPr>
        <w:t>2、代表基金份额20%以上（含20%）的基金份额持有人就同一事项书面要求召开基金份额持有人大会，应当向基金管理人提出书面提议。基金管理人应当自收到书面提议之日起10日内决定是否召集，并书面告知提出提议的基金份额持有人代表。基金管理人决定召集的，应当自出具书面决定之日起30日内召开；基金管理人决定不召集，代表基金份额20%以上（含20%）的基金份额持有人有权自行召集。基金份额持有人依法自行召集基金份额持有人大会的，应于会议召开前10个工作日通知基金管理人，基金管理人有权出席基金份额持有人大会，基金份额持有人应当予以配合，不得阻碍基金管理人出席基金份额持有人大会。</w:t>
      </w:r>
    </w:p>
    <w:p w14:paraId="0202FEF0">
      <w:pPr>
        <w:spacing w:line="360" w:lineRule="auto"/>
        <w:ind w:firstLine="420" w:firstLineChars="200"/>
        <w:rPr>
          <w:rFonts w:hint="eastAsia" w:ascii="宋体" w:hAnsi="宋体"/>
          <w:szCs w:val="21"/>
        </w:rPr>
      </w:pPr>
      <w:r>
        <w:rPr>
          <w:rFonts w:hint="eastAsia" w:ascii="宋体" w:hAnsi="宋体"/>
          <w:szCs w:val="21"/>
        </w:rPr>
        <w:t>3、基金份额持有人会议的召集人负责选择确定开会时间、地点、方式和权益登记日。</w:t>
      </w:r>
    </w:p>
    <w:p w14:paraId="47FADFA8">
      <w:pPr>
        <w:spacing w:line="360" w:lineRule="auto"/>
        <w:ind w:firstLine="420" w:firstLineChars="200"/>
        <w:rPr>
          <w:rFonts w:hint="eastAsia" w:ascii="宋体" w:hAnsi="宋体"/>
          <w:szCs w:val="21"/>
        </w:rPr>
      </w:pPr>
      <w:r>
        <w:rPr>
          <w:rFonts w:hint="eastAsia" w:ascii="宋体" w:hAnsi="宋体"/>
          <w:szCs w:val="21"/>
        </w:rPr>
        <w:t>（三）召开基金份额持有人大会的通知时间、通知内容、通知方式</w:t>
      </w:r>
    </w:p>
    <w:p w14:paraId="7E62F8C9">
      <w:pPr>
        <w:spacing w:line="360" w:lineRule="auto"/>
        <w:ind w:firstLine="420" w:firstLineChars="200"/>
        <w:rPr>
          <w:rFonts w:hint="eastAsia" w:ascii="宋体" w:hAnsi="宋体"/>
          <w:szCs w:val="21"/>
        </w:rPr>
      </w:pPr>
      <w:r>
        <w:rPr>
          <w:rFonts w:hint="eastAsia" w:ascii="宋体" w:hAnsi="宋体"/>
          <w:szCs w:val="21"/>
        </w:rPr>
        <w:t>1、召开基金份额持有人大会，召集人最迟应于会议召开前10个工作日通知全体基金份额持有人，基金份额持有人大会通知应至少载明以下内容：</w:t>
      </w:r>
    </w:p>
    <w:p w14:paraId="35EF362C">
      <w:pPr>
        <w:spacing w:line="360" w:lineRule="auto"/>
        <w:ind w:firstLine="420" w:firstLineChars="200"/>
        <w:rPr>
          <w:rFonts w:hint="eastAsia" w:ascii="宋体" w:hAnsi="宋体"/>
          <w:szCs w:val="21"/>
        </w:rPr>
      </w:pPr>
      <w:r>
        <w:rPr>
          <w:rFonts w:hint="eastAsia" w:ascii="宋体" w:hAnsi="宋体"/>
          <w:szCs w:val="21"/>
        </w:rPr>
        <w:t>（1）会议召开的时间、地点和出席方式；</w:t>
      </w:r>
    </w:p>
    <w:p w14:paraId="34FE1944">
      <w:pPr>
        <w:spacing w:line="360" w:lineRule="auto"/>
        <w:ind w:firstLine="420" w:firstLineChars="200"/>
        <w:rPr>
          <w:rFonts w:hint="eastAsia" w:ascii="宋体" w:hAnsi="宋体"/>
          <w:szCs w:val="21"/>
        </w:rPr>
      </w:pPr>
      <w:r>
        <w:rPr>
          <w:rFonts w:hint="eastAsia" w:ascii="宋体" w:hAnsi="宋体"/>
          <w:szCs w:val="21"/>
        </w:rPr>
        <w:t>（2）会议拟审议的主要事项、议事程序和表决方式；</w:t>
      </w:r>
    </w:p>
    <w:p w14:paraId="131C1308">
      <w:pPr>
        <w:spacing w:line="360" w:lineRule="auto"/>
        <w:ind w:firstLine="420" w:firstLineChars="200"/>
        <w:rPr>
          <w:rFonts w:hint="eastAsia" w:ascii="宋体" w:hAnsi="宋体"/>
          <w:szCs w:val="21"/>
        </w:rPr>
      </w:pPr>
      <w:r>
        <w:rPr>
          <w:rFonts w:hint="eastAsia" w:ascii="宋体" w:hAnsi="宋体"/>
          <w:szCs w:val="21"/>
        </w:rPr>
        <w:t>（3）有权出席基金份额持有人大会的基金份额持有人的权益登记日；</w:t>
      </w:r>
    </w:p>
    <w:p w14:paraId="3712DEC4">
      <w:pPr>
        <w:spacing w:line="360" w:lineRule="auto"/>
        <w:ind w:firstLine="420" w:firstLineChars="200"/>
        <w:rPr>
          <w:rFonts w:hint="eastAsia" w:ascii="宋体" w:hAnsi="宋体"/>
          <w:szCs w:val="21"/>
        </w:rPr>
      </w:pPr>
      <w:r>
        <w:rPr>
          <w:rFonts w:hint="eastAsia" w:ascii="宋体" w:hAnsi="宋体"/>
          <w:szCs w:val="21"/>
        </w:rPr>
        <w:t>（4）授权委托书的内容要求（包括但不限于授权代表身份、代理权限和代理有效期限等）、送达的期限、地点；</w:t>
      </w:r>
    </w:p>
    <w:p w14:paraId="69F8DC44">
      <w:pPr>
        <w:spacing w:line="360" w:lineRule="auto"/>
        <w:ind w:firstLine="420" w:firstLineChars="200"/>
        <w:rPr>
          <w:rFonts w:hint="eastAsia" w:ascii="宋体" w:hAnsi="宋体"/>
          <w:szCs w:val="21"/>
        </w:rPr>
      </w:pPr>
      <w:r>
        <w:rPr>
          <w:rFonts w:hint="eastAsia" w:ascii="宋体" w:hAnsi="宋体"/>
          <w:szCs w:val="21"/>
        </w:rPr>
        <w:t>（5）会务联系人姓名、电话及其他联系方式；</w:t>
      </w:r>
    </w:p>
    <w:p w14:paraId="0B271F75">
      <w:pPr>
        <w:spacing w:line="360" w:lineRule="auto"/>
        <w:ind w:firstLine="420" w:firstLineChars="200"/>
        <w:rPr>
          <w:rFonts w:hint="eastAsia" w:ascii="宋体" w:hAnsi="宋体"/>
          <w:szCs w:val="21"/>
        </w:rPr>
      </w:pPr>
      <w:r>
        <w:rPr>
          <w:rFonts w:hint="eastAsia" w:ascii="宋体" w:hAnsi="宋体"/>
          <w:szCs w:val="21"/>
        </w:rPr>
        <w:t>（6）出席会议者必须准备的文件和必须履行的手续；</w:t>
      </w:r>
    </w:p>
    <w:p w14:paraId="76EE7D8E">
      <w:pPr>
        <w:spacing w:line="360" w:lineRule="auto"/>
        <w:ind w:firstLine="420" w:firstLineChars="200"/>
        <w:rPr>
          <w:rFonts w:hint="eastAsia" w:ascii="宋体" w:hAnsi="宋体"/>
          <w:szCs w:val="21"/>
        </w:rPr>
      </w:pPr>
      <w:r>
        <w:rPr>
          <w:rFonts w:hint="eastAsia" w:ascii="宋体" w:hAnsi="宋体"/>
          <w:szCs w:val="21"/>
        </w:rPr>
        <w:t>（7）召集人需要通知的其他事项。</w:t>
      </w:r>
    </w:p>
    <w:p w14:paraId="36539750">
      <w:pPr>
        <w:spacing w:line="360" w:lineRule="auto"/>
        <w:ind w:firstLine="420" w:firstLineChars="200"/>
        <w:rPr>
          <w:rFonts w:hint="eastAsia" w:ascii="宋体" w:hAnsi="宋体"/>
          <w:szCs w:val="21"/>
        </w:rPr>
      </w:pPr>
      <w:r>
        <w:rPr>
          <w:rFonts w:hint="eastAsia" w:ascii="宋体" w:hAnsi="宋体"/>
          <w:szCs w:val="21"/>
        </w:rPr>
        <w:t>2、采取通讯方式开会并进行表决的情况下，由会议召集人决定通讯方式和书面表决方式，并在会议通知中说明本次基金份额持有人大会所采取的具体通讯方式、书面表决意见的寄交截止时间和收取方式。</w:t>
      </w:r>
    </w:p>
    <w:p w14:paraId="3FE0B31A">
      <w:pPr>
        <w:spacing w:line="360" w:lineRule="auto"/>
        <w:ind w:firstLine="420" w:firstLineChars="200"/>
        <w:rPr>
          <w:rFonts w:hint="eastAsia" w:ascii="宋体" w:hAnsi="宋体"/>
          <w:szCs w:val="21"/>
        </w:rPr>
      </w:pPr>
      <w:r>
        <w:rPr>
          <w:rFonts w:hint="eastAsia" w:ascii="宋体" w:hAnsi="宋体"/>
          <w:szCs w:val="21"/>
        </w:rPr>
        <w:t>（四）基金份额持有人出席会议的方式</w:t>
      </w:r>
    </w:p>
    <w:p w14:paraId="2A43BA86">
      <w:pPr>
        <w:spacing w:line="360" w:lineRule="auto"/>
        <w:ind w:firstLine="420" w:firstLineChars="200"/>
        <w:rPr>
          <w:rFonts w:hint="eastAsia" w:ascii="宋体" w:hAnsi="宋体"/>
          <w:szCs w:val="21"/>
        </w:rPr>
      </w:pPr>
      <w:r>
        <w:rPr>
          <w:rFonts w:hint="eastAsia" w:ascii="宋体" w:hAnsi="宋体"/>
          <w:szCs w:val="21"/>
        </w:rPr>
        <w:t>基金份额持有人大会可通过现场开会方式、通讯开会方式或法律法规及监管部门允许的其他方式召开，会议的召开方式由会议召集人确定。</w:t>
      </w:r>
    </w:p>
    <w:p w14:paraId="03576480">
      <w:pPr>
        <w:spacing w:line="360" w:lineRule="auto"/>
        <w:ind w:firstLine="420" w:firstLineChars="200"/>
        <w:rPr>
          <w:rFonts w:hint="eastAsia" w:ascii="宋体" w:hAnsi="宋体"/>
          <w:szCs w:val="21"/>
        </w:rPr>
      </w:pPr>
      <w:r>
        <w:rPr>
          <w:rFonts w:hint="eastAsia" w:ascii="宋体" w:hAnsi="宋体"/>
          <w:szCs w:val="21"/>
        </w:rPr>
        <w:t>1、现场开会。由基金份额持有人亲自或委派授权代表出席，现场开会时基金管理人的授权代表应当出席。基金管理人不派代表列席的，不影响表决效力。</w:t>
      </w:r>
    </w:p>
    <w:p w14:paraId="4AB7305B">
      <w:pPr>
        <w:spacing w:line="360" w:lineRule="auto"/>
        <w:ind w:firstLine="420" w:firstLineChars="200"/>
        <w:rPr>
          <w:rFonts w:hint="eastAsia" w:ascii="宋体" w:hAnsi="宋体"/>
          <w:szCs w:val="21"/>
        </w:rPr>
      </w:pPr>
      <w:r>
        <w:rPr>
          <w:rFonts w:hint="eastAsia" w:ascii="宋体" w:hAnsi="宋体"/>
          <w:szCs w:val="21"/>
        </w:rPr>
        <w:t>2、通讯开会。通讯开会系指基金份额持有人将其对表决事项的投票以书面形式或会议规定的其他形式在表决截止日以前送达至召集人指定的地址。通讯开会应以书面方式或会议规定的其他形式进行表决。</w:t>
      </w:r>
    </w:p>
    <w:p w14:paraId="70C6F330">
      <w:pPr>
        <w:spacing w:line="360" w:lineRule="auto"/>
        <w:ind w:firstLine="420" w:firstLineChars="200"/>
        <w:rPr>
          <w:rFonts w:hint="eastAsia" w:ascii="宋体" w:hAnsi="宋体"/>
          <w:szCs w:val="21"/>
        </w:rPr>
      </w:pPr>
      <w:r>
        <w:rPr>
          <w:rFonts w:hint="eastAsia" w:ascii="宋体" w:hAnsi="宋体"/>
          <w:szCs w:val="21"/>
        </w:rPr>
        <w:t>3、在不与法律法规冲突的前提下，基金份额持有人大会可通过网络、电话或其他方式召开，基金份额持有人可以采用网络、电话、短信或其他方式进行表决，具体方式由会议召集人确定并在会议通知中列明。</w:t>
      </w:r>
    </w:p>
    <w:p w14:paraId="1B6C7A5E">
      <w:pPr>
        <w:spacing w:line="360" w:lineRule="auto"/>
        <w:ind w:firstLine="420" w:firstLineChars="200"/>
        <w:rPr>
          <w:rFonts w:hint="eastAsia" w:ascii="宋体" w:hAnsi="宋体"/>
          <w:szCs w:val="21"/>
        </w:rPr>
      </w:pPr>
      <w:r>
        <w:rPr>
          <w:rFonts w:hint="eastAsia" w:ascii="宋体" w:hAnsi="宋体"/>
          <w:szCs w:val="21"/>
        </w:rPr>
        <w:t>4、基金份额持有人授权他人代为出席会议并表决的，授权方式可以采用书面、网络、电话、短信或其他方式。</w:t>
      </w:r>
    </w:p>
    <w:p w14:paraId="2B9F1A6D">
      <w:pPr>
        <w:spacing w:line="360" w:lineRule="auto"/>
        <w:ind w:firstLine="420" w:firstLineChars="200"/>
        <w:rPr>
          <w:rFonts w:hint="eastAsia" w:ascii="宋体" w:hAnsi="宋体"/>
          <w:szCs w:val="21"/>
        </w:rPr>
      </w:pPr>
      <w:r>
        <w:rPr>
          <w:rFonts w:hint="eastAsia" w:ascii="宋体" w:hAnsi="宋体"/>
          <w:szCs w:val="21"/>
        </w:rPr>
        <w:t>5、基金份额持有人大会应当有代表2/3以上（含2/3）基金份额的持有人参加，方可召开。未能满足上述条件的情况下，则召集人可另行确定并通知重新开会的时间。</w:t>
      </w:r>
    </w:p>
    <w:p w14:paraId="11C59CDF">
      <w:pPr>
        <w:spacing w:line="360" w:lineRule="auto"/>
        <w:ind w:firstLine="420" w:firstLineChars="200"/>
        <w:rPr>
          <w:rFonts w:hint="eastAsia" w:ascii="宋体" w:hAnsi="宋体"/>
          <w:szCs w:val="21"/>
        </w:rPr>
      </w:pPr>
      <w:r>
        <w:rPr>
          <w:rFonts w:hint="eastAsia" w:ascii="宋体" w:hAnsi="宋体"/>
          <w:szCs w:val="21"/>
        </w:rPr>
        <w:t>（五）议事内容与程序</w:t>
      </w:r>
    </w:p>
    <w:p w14:paraId="651FBF3F">
      <w:pPr>
        <w:spacing w:line="360" w:lineRule="auto"/>
        <w:ind w:firstLine="420" w:firstLineChars="200"/>
        <w:rPr>
          <w:rFonts w:hint="eastAsia" w:ascii="宋体" w:hAnsi="宋体"/>
          <w:szCs w:val="21"/>
        </w:rPr>
      </w:pPr>
      <w:r>
        <w:rPr>
          <w:rFonts w:hint="eastAsia" w:ascii="宋体" w:hAnsi="宋体"/>
          <w:szCs w:val="21"/>
        </w:rPr>
        <w:t>1、议事内容及提案权</w:t>
      </w:r>
    </w:p>
    <w:p w14:paraId="0DF8C27C">
      <w:pPr>
        <w:spacing w:line="360" w:lineRule="auto"/>
        <w:ind w:firstLine="420" w:firstLineChars="200"/>
        <w:rPr>
          <w:rFonts w:hint="eastAsia" w:ascii="宋体" w:hAnsi="宋体"/>
          <w:szCs w:val="21"/>
        </w:rPr>
      </w:pPr>
      <w:r>
        <w:rPr>
          <w:rFonts w:hint="eastAsia" w:ascii="宋体" w:hAnsi="宋体"/>
          <w:szCs w:val="21"/>
        </w:rPr>
        <w:t>议事内容为关系基金份额持有人利益的重大事项。</w:t>
      </w:r>
    </w:p>
    <w:p w14:paraId="1B49C66C">
      <w:pPr>
        <w:spacing w:line="360" w:lineRule="auto"/>
        <w:ind w:firstLine="420" w:firstLineChars="200"/>
        <w:rPr>
          <w:rFonts w:hint="eastAsia" w:ascii="宋体" w:hAnsi="宋体"/>
          <w:szCs w:val="21"/>
        </w:rPr>
      </w:pPr>
      <w:r>
        <w:rPr>
          <w:rFonts w:hint="eastAsia" w:ascii="宋体" w:hAnsi="宋体"/>
          <w:szCs w:val="21"/>
        </w:rPr>
        <w:t>基金份额持有人大会的召集人发出召集会议的通知后，对原有提案的修改应当在基金份额持有人大会召开前及时公告。</w:t>
      </w:r>
    </w:p>
    <w:p w14:paraId="784DD9A0">
      <w:pPr>
        <w:spacing w:line="360" w:lineRule="auto"/>
        <w:ind w:firstLine="420" w:firstLineChars="200"/>
        <w:rPr>
          <w:rFonts w:hint="eastAsia" w:ascii="宋体" w:hAnsi="宋体"/>
          <w:szCs w:val="21"/>
        </w:rPr>
      </w:pPr>
      <w:r>
        <w:rPr>
          <w:rFonts w:hint="eastAsia" w:ascii="宋体" w:hAnsi="宋体"/>
          <w:szCs w:val="21"/>
        </w:rPr>
        <w:t>基金份额持有人大会不得对未事先公告的议事内容进行表决。</w:t>
      </w:r>
    </w:p>
    <w:p w14:paraId="5DA2B866">
      <w:pPr>
        <w:spacing w:line="360" w:lineRule="auto"/>
        <w:ind w:firstLine="420" w:firstLineChars="200"/>
        <w:rPr>
          <w:rFonts w:hint="eastAsia" w:ascii="宋体" w:hAnsi="宋体"/>
          <w:szCs w:val="21"/>
        </w:rPr>
      </w:pPr>
      <w:r>
        <w:rPr>
          <w:rFonts w:hint="eastAsia" w:ascii="宋体" w:hAnsi="宋体"/>
          <w:szCs w:val="21"/>
        </w:rPr>
        <w:t>2、议事程序</w:t>
      </w:r>
    </w:p>
    <w:p w14:paraId="468902D6">
      <w:pPr>
        <w:spacing w:line="360" w:lineRule="auto"/>
        <w:ind w:firstLine="420" w:firstLineChars="200"/>
        <w:rPr>
          <w:rFonts w:hint="eastAsia" w:ascii="宋体" w:hAnsi="宋体"/>
          <w:szCs w:val="21"/>
        </w:rPr>
      </w:pPr>
      <w:r>
        <w:rPr>
          <w:rFonts w:hint="eastAsia" w:ascii="宋体" w:hAnsi="宋体"/>
          <w:szCs w:val="21"/>
        </w:rPr>
        <w:t>（1）现场开会</w:t>
      </w:r>
    </w:p>
    <w:p w14:paraId="113EA728">
      <w:pPr>
        <w:spacing w:line="360" w:lineRule="auto"/>
        <w:ind w:firstLine="420" w:firstLineChars="200"/>
        <w:rPr>
          <w:rFonts w:hint="eastAsia" w:ascii="宋体" w:hAnsi="宋体"/>
          <w:szCs w:val="21"/>
        </w:rPr>
      </w:pPr>
      <w:r>
        <w:rPr>
          <w:rFonts w:hint="eastAsia" w:ascii="宋体" w:hAnsi="宋体"/>
          <w:szCs w:val="21"/>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出席大会的基金份额持有人和代理人所持表决权的二分之一以上（含二分之一）选举产生一名基金份额持有人作为该次基金份额持有人大会的主持人。基金管理人拒不出席或主持基金份额持有人大会，不影响基金份额持有人大会作出的决议的效力。</w:t>
      </w:r>
    </w:p>
    <w:p w14:paraId="2B9F7416">
      <w:pPr>
        <w:spacing w:line="360" w:lineRule="auto"/>
        <w:ind w:firstLine="420" w:firstLineChars="200"/>
        <w:rPr>
          <w:rFonts w:hint="eastAsia" w:ascii="宋体" w:hAnsi="宋体"/>
          <w:szCs w:val="21"/>
        </w:rPr>
      </w:pPr>
      <w:r>
        <w:rPr>
          <w:rFonts w:hint="eastAsia" w:ascii="宋体" w:hAnsi="宋体"/>
          <w:szCs w:val="21"/>
        </w:rPr>
        <w:t>会议召集人应当制作出席会议人员的签名册。签名册载明参加会议人员姓名（或单位名称）、身份证明文件号码、持有或代表有表决权的基金份额、委托人姓名（或单位名称）和联系方式等事项。</w:t>
      </w:r>
    </w:p>
    <w:p w14:paraId="1F353F92">
      <w:pPr>
        <w:spacing w:line="360" w:lineRule="auto"/>
        <w:ind w:firstLine="420" w:firstLineChars="200"/>
        <w:rPr>
          <w:rFonts w:hint="eastAsia" w:ascii="宋体" w:hAnsi="宋体"/>
          <w:szCs w:val="21"/>
        </w:rPr>
      </w:pPr>
      <w:r>
        <w:rPr>
          <w:rFonts w:hint="eastAsia" w:ascii="宋体" w:hAnsi="宋体"/>
          <w:szCs w:val="21"/>
        </w:rPr>
        <w:t>（2）通讯开会</w:t>
      </w:r>
    </w:p>
    <w:p w14:paraId="58D473C4">
      <w:pPr>
        <w:spacing w:line="360" w:lineRule="auto"/>
        <w:ind w:firstLine="420" w:firstLineChars="200"/>
        <w:rPr>
          <w:rFonts w:hint="eastAsia" w:ascii="宋体" w:hAnsi="宋体"/>
          <w:szCs w:val="21"/>
        </w:rPr>
      </w:pPr>
      <w:r>
        <w:rPr>
          <w:rFonts w:hint="eastAsia" w:ascii="宋体" w:hAnsi="宋体"/>
          <w:szCs w:val="21"/>
        </w:rPr>
        <w:t>在通讯开会的情况下，首先由召集人提前10日公布提案，在所通知的表决截止日期后2个工作日内在监督方的监督下由召集人统计全部有效表决并形成决议。</w:t>
      </w:r>
    </w:p>
    <w:p w14:paraId="696A1B17">
      <w:pPr>
        <w:spacing w:line="360" w:lineRule="auto"/>
        <w:ind w:firstLine="420" w:firstLineChars="200"/>
        <w:rPr>
          <w:rFonts w:hint="eastAsia" w:ascii="宋体" w:hAnsi="宋体"/>
          <w:szCs w:val="21"/>
        </w:rPr>
      </w:pPr>
      <w:r>
        <w:rPr>
          <w:rFonts w:hint="eastAsia" w:ascii="宋体" w:hAnsi="宋体"/>
          <w:szCs w:val="21"/>
        </w:rPr>
        <w:t>（六）表决</w:t>
      </w:r>
    </w:p>
    <w:p w14:paraId="269E28FC">
      <w:pPr>
        <w:spacing w:line="360" w:lineRule="auto"/>
        <w:ind w:firstLine="420" w:firstLineChars="200"/>
        <w:rPr>
          <w:rFonts w:hint="eastAsia" w:ascii="宋体" w:hAnsi="宋体"/>
          <w:szCs w:val="21"/>
        </w:rPr>
      </w:pPr>
      <w:r>
        <w:rPr>
          <w:rFonts w:hint="eastAsia" w:ascii="宋体" w:hAnsi="宋体"/>
          <w:szCs w:val="21"/>
        </w:rPr>
        <w:t>基金份额持有人所持每份基金份额享有一票表决权。</w:t>
      </w:r>
    </w:p>
    <w:p w14:paraId="1C97070B">
      <w:pPr>
        <w:spacing w:line="360" w:lineRule="auto"/>
        <w:ind w:firstLine="420" w:firstLineChars="200"/>
        <w:rPr>
          <w:rFonts w:hint="eastAsia" w:ascii="宋体" w:hAnsi="宋体"/>
          <w:szCs w:val="21"/>
        </w:rPr>
      </w:pPr>
      <w:r>
        <w:rPr>
          <w:rFonts w:hint="eastAsia" w:ascii="宋体" w:hAnsi="宋体"/>
          <w:szCs w:val="21"/>
        </w:rPr>
        <w:t>基金份额持有人大会决议须经出席会议的基金份额持有人或其代理人所持表决权的2/3以上（含2/3）通过方为有效；本基金份额为两个类别，基金份额持有人大会议事内容涉及该基金类别份额持有人权利义务及其利益的，应当取得出席会议的该基金类别的份额持有人所持表决权的2/3（含2/3）以上通过方为有效。如根据相关法律法规存在合理要求需要更换基金管理人、托管人的，应当经出席会议的基金份额持有人或其代理人全体通过方为有效。</w:t>
      </w:r>
    </w:p>
    <w:p w14:paraId="68F5ED03">
      <w:pPr>
        <w:spacing w:line="360" w:lineRule="auto"/>
        <w:ind w:firstLine="420" w:firstLineChars="200"/>
        <w:rPr>
          <w:rFonts w:hint="eastAsia" w:ascii="宋体" w:hAnsi="宋体"/>
          <w:szCs w:val="21"/>
        </w:rPr>
      </w:pPr>
      <w:r>
        <w:rPr>
          <w:rFonts w:hint="eastAsia" w:ascii="宋体" w:hAnsi="宋体"/>
          <w:szCs w:val="21"/>
        </w:rPr>
        <w:t>基金份额持有人大会采取记名方式进行投票表决。</w:t>
      </w:r>
    </w:p>
    <w:p w14:paraId="3D9278E3">
      <w:pPr>
        <w:spacing w:line="360" w:lineRule="auto"/>
        <w:ind w:firstLine="420" w:firstLineChars="200"/>
        <w:rPr>
          <w:rFonts w:hint="eastAsia" w:ascii="宋体" w:hAnsi="宋体"/>
          <w:szCs w:val="21"/>
        </w:rPr>
      </w:pPr>
      <w:r>
        <w:rPr>
          <w:rFonts w:hint="eastAsia" w:ascii="宋体" w:hAnsi="宋体"/>
          <w:szCs w:val="21"/>
        </w:rPr>
        <w:t>基金份额持有人大会的各项提案或同一项提案内并列的各项议题应当分开审议、逐项表决。</w:t>
      </w:r>
    </w:p>
    <w:p w14:paraId="37346C6A">
      <w:pPr>
        <w:spacing w:line="360" w:lineRule="auto"/>
        <w:ind w:firstLine="420" w:firstLineChars="200"/>
        <w:rPr>
          <w:rFonts w:hint="eastAsia" w:ascii="宋体" w:hAnsi="宋体"/>
          <w:szCs w:val="21"/>
        </w:rPr>
      </w:pPr>
      <w:r>
        <w:rPr>
          <w:rFonts w:hint="eastAsia" w:ascii="宋体" w:hAnsi="宋体"/>
          <w:szCs w:val="21"/>
        </w:rPr>
        <w:t>（七）计票</w:t>
      </w:r>
    </w:p>
    <w:p w14:paraId="712FF113">
      <w:pPr>
        <w:spacing w:line="360" w:lineRule="auto"/>
        <w:ind w:firstLine="420" w:firstLineChars="200"/>
        <w:rPr>
          <w:rFonts w:hint="eastAsia" w:ascii="宋体" w:hAnsi="宋体"/>
          <w:szCs w:val="21"/>
        </w:rPr>
      </w:pPr>
      <w:r>
        <w:rPr>
          <w:rFonts w:hint="eastAsia" w:ascii="宋体" w:hAnsi="宋体"/>
          <w:szCs w:val="21"/>
        </w:rPr>
        <w:t>1、现场开会</w:t>
      </w:r>
    </w:p>
    <w:p w14:paraId="57406C8C">
      <w:pPr>
        <w:spacing w:line="360" w:lineRule="auto"/>
        <w:ind w:firstLine="420" w:firstLineChars="200"/>
        <w:rPr>
          <w:rFonts w:hint="eastAsia" w:ascii="宋体" w:hAnsi="宋体"/>
          <w:szCs w:val="21"/>
        </w:rPr>
      </w:pPr>
      <w:r>
        <w:rPr>
          <w:rFonts w:hint="eastAsia" w:ascii="宋体" w:hAnsi="宋体"/>
          <w:szCs w:val="21"/>
        </w:rPr>
        <w:t>（1）如大会由基金管理人召集，基金份额持有人大会的主持人应当在会议开始后宣布在出席会议的基金份额持有人和代理人中选举一名基金份额持有人代表与大会召集人授权的一名监督员共同担任监票人；如大会由基金份额持有人自行召集，基金份额持有人大会的主持人应当在会议开始后宣布在出席会议的基金份额持有人中选举一名基金份额持有人代表担任监票人。基金管理人不出席大会的，不影响计票的效力。</w:t>
      </w:r>
    </w:p>
    <w:p w14:paraId="5D91206F">
      <w:pPr>
        <w:spacing w:line="360" w:lineRule="auto"/>
        <w:ind w:firstLine="420" w:firstLineChars="200"/>
        <w:rPr>
          <w:rFonts w:hint="eastAsia" w:ascii="宋体" w:hAnsi="宋体"/>
          <w:szCs w:val="21"/>
        </w:rPr>
      </w:pPr>
      <w:r>
        <w:rPr>
          <w:rFonts w:hint="eastAsia" w:ascii="宋体" w:hAnsi="宋体"/>
          <w:szCs w:val="21"/>
        </w:rPr>
        <w:t>（2）监票人应当在基金份额持有人表决后立即进行清点并由大会主持人当场公布计票结果。</w:t>
      </w:r>
    </w:p>
    <w:p w14:paraId="2396198B">
      <w:pPr>
        <w:spacing w:line="360" w:lineRule="auto"/>
        <w:ind w:firstLine="420" w:firstLineChars="200"/>
        <w:rPr>
          <w:rFonts w:hint="eastAsia" w:ascii="宋体" w:hAnsi="宋体"/>
          <w:szCs w:val="21"/>
        </w:rPr>
      </w:pPr>
      <w:r>
        <w:rPr>
          <w:rFonts w:hint="eastAsia" w:ascii="宋体" w:hAnsi="宋体"/>
          <w:szCs w:val="21"/>
        </w:rPr>
        <w:t>（3）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505EAD75">
      <w:pPr>
        <w:spacing w:line="360" w:lineRule="auto"/>
        <w:ind w:firstLine="420" w:firstLineChars="200"/>
        <w:rPr>
          <w:rFonts w:hint="eastAsia" w:ascii="宋体" w:hAnsi="宋体"/>
          <w:szCs w:val="21"/>
        </w:rPr>
      </w:pPr>
      <w:r>
        <w:rPr>
          <w:rFonts w:hint="eastAsia" w:ascii="宋体" w:hAnsi="宋体"/>
          <w:szCs w:val="21"/>
        </w:rPr>
        <w:t>（4）基金管理人或基金托管人拒不出席大会的，不影响计票的效力。</w:t>
      </w:r>
    </w:p>
    <w:p w14:paraId="5B3131AD">
      <w:pPr>
        <w:spacing w:line="360" w:lineRule="auto"/>
        <w:ind w:firstLine="420" w:firstLineChars="200"/>
        <w:rPr>
          <w:rFonts w:hint="eastAsia" w:ascii="宋体" w:hAnsi="宋体"/>
          <w:szCs w:val="21"/>
        </w:rPr>
      </w:pPr>
      <w:r>
        <w:rPr>
          <w:rFonts w:hint="eastAsia" w:ascii="宋体" w:hAnsi="宋体"/>
          <w:szCs w:val="21"/>
        </w:rPr>
        <w:t>2、通讯开会</w:t>
      </w:r>
    </w:p>
    <w:p w14:paraId="094BA154">
      <w:pPr>
        <w:spacing w:line="360" w:lineRule="auto"/>
        <w:ind w:firstLine="420" w:firstLineChars="200"/>
        <w:rPr>
          <w:rFonts w:hint="eastAsia" w:ascii="宋体" w:hAnsi="宋体"/>
          <w:szCs w:val="21"/>
        </w:rPr>
      </w:pPr>
      <w:r>
        <w:rPr>
          <w:rFonts w:hint="eastAsia" w:ascii="宋体" w:hAnsi="宋体"/>
          <w:szCs w:val="21"/>
        </w:rPr>
        <w:t>在通讯开会的情况下，计票方式为：由大会召集人授权的两名监督员在基金管理人授权代表的监督下进行计票。基金管理人拒派代表对书面表决意见的计票进行监督的，不影响计票和表决结果。</w:t>
      </w:r>
    </w:p>
    <w:p w14:paraId="3578C113">
      <w:pPr>
        <w:spacing w:line="360" w:lineRule="auto"/>
        <w:ind w:firstLine="420" w:firstLineChars="200"/>
        <w:rPr>
          <w:rFonts w:hint="eastAsia" w:ascii="宋体" w:hAnsi="宋体"/>
          <w:szCs w:val="21"/>
        </w:rPr>
      </w:pPr>
      <w:r>
        <w:rPr>
          <w:rFonts w:hint="eastAsia" w:ascii="宋体" w:hAnsi="宋体"/>
          <w:szCs w:val="21"/>
        </w:rPr>
        <w:t>（八）生效与公告</w:t>
      </w:r>
    </w:p>
    <w:p w14:paraId="7493BA29">
      <w:pPr>
        <w:spacing w:line="360" w:lineRule="auto"/>
        <w:ind w:firstLine="420" w:firstLineChars="200"/>
        <w:rPr>
          <w:rFonts w:hint="eastAsia" w:ascii="宋体" w:hAnsi="宋体"/>
          <w:szCs w:val="21"/>
        </w:rPr>
      </w:pPr>
      <w:r>
        <w:rPr>
          <w:rFonts w:hint="eastAsia" w:ascii="宋体" w:hAnsi="宋体"/>
          <w:szCs w:val="21"/>
        </w:rPr>
        <w:t>基金份额持有人大会决议自表决通过之日起生效。</w:t>
      </w:r>
    </w:p>
    <w:p w14:paraId="6259A2F0">
      <w:pPr>
        <w:spacing w:line="360" w:lineRule="auto"/>
        <w:ind w:firstLine="420" w:firstLineChars="200"/>
        <w:rPr>
          <w:rFonts w:hint="eastAsia" w:ascii="宋体" w:hAnsi="宋体"/>
          <w:szCs w:val="21"/>
        </w:rPr>
      </w:pPr>
      <w:r>
        <w:rPr>
          <w:rFonts w:hint="eastAsia" w:ascii="宋体" w:hAnsi="宋体"/>
          <w:szCs w:val="21"/>
        </w:rPr>
        <w:t>基金管理人、基金托管人和基金份额持有人应当执行生效的基金份额持有人大会的决议。</w:t>
      </w:r>
    </w:p>
    <w:p w14:paraId="23CCCEB2">
      <w:pPr>
        <w:spacing w:line="360" w:lineRule="auto"/>
        <w:ind w:firstLine="420" w:firstLineChars="200"/>
        <w:rPr>
          <w:rFonts w:hint="eastAsia" w:ascii="宋体" w:hAnsi="宋体"/>
          <w:szCs w:val="21"/>
        </w:rPr>
      </w:pPr>
      <w:r>
        <w:rPr>
          <w:rFonts w:hint="eastAsia" w:ascii="宋体" w:hAnsi="宋体"/>
          <w:szCs w:val="21"/>
        </w:rPr>
        <w:t>生效的基金份额持有人大会决议对全体基金份额持有人、基金管理人、基金托管人均有约束力。</w:t>
      </w:r>
    </w:p>
    <w:p w14:paraId="03223FA9">
      <w:pPr>
        <w:spacing w:line="360" w:lineRule="auto"/>
        <w:ind w:firstLine="420" w:firstLineChars="200"/>
        <w:rPr>
          <w:rFonts w:hint="eastAsia" w:ascii="宋体" w:hAnsi="宋体"/>
          <w:szCs w:val="21"/>
        </w:rPr>
      </w:pPr>
      <w:r>
        <w:rPr>
          <w:rFonts w:hint="eastAsia" w:ascii="宋体" w:hAnsi="宋体"/>
          <w:szCs w:val="21"/>
        </w:rPr>
        <w:t>（九）基金份额持有人大会决议的披露</w:t>
      </w:r>
    </w:p>
    <w:p w14:paraId="53F0E453">
      <w:pPr>
        <w:spacing w:line="360" w:lineRule="auto"/>
        <w:ind w:firstLine="420" w:firstLineChars="200"/>
        <w:rPr>
          <w:rFonts w:hint="eastAsia" w:ascii="宋体" w:hAnsi="宋体"/>
          <w:szCs w:val="21"/>
        </w:rPr>
      </w:pPr>
      <w:r>
        <w:rPr>
          <w:rFonts w:hint="eastAsia" w:ascii="宋体" w:hAnsi="宋体"/>
          <w:szCs w:val="21"/>
        </w:rPr>
        <w:t>基金份额持有人大会决定的事项，应在生效之日起5个工作日通过在基金管理人网站公告或电子邮件、传真等形式通知全体基金份额持有人和其他相关当事人。</w:t>
      </w:r>
    </w:p>
    <w:p w14:paraId="5B742B41">
      <w:pPr>
        <w:spacing w:line="360" w:lineRule="auto"/>
        <w:ind w:firstLine="420" w:firstLineChars="200"/>
        <w:rPr>
          <w:rFonts w:hint="eastAsia" w:ascii="宋体" w:hAnsi="宋体"/>
          <w:szCs w:val="21"/>
        </w:rPr>
      </w:pPr>
      <w:r>
        <w:rPr>
          <w:rFonts w:hint="eastAsia" w:ascii="宋体" w:hAnsi="宋体"/>
          <w:szCs w:val="21"/>
        </w:rPr>
        <w:t>（十）本基金存续期间，上述关于基金份额持有人大会召开事由、召开条件、议事程序、表决条件等规定，凡是直接引用法律法规或监管部门规定的部分，如将来法律法规或监管部门的规定修改导致相关内容被取消或变更，或者相关部分与届时有效的法律法规或监管部门的规定相冲突，则基金管理人经与基金托管人协商一致并提前公告后，可直接对本部分的相关内容进行修改和调整，无需召开基金份额持有人大会审议。</w:t>
      </w:r>
    </w:p>
    <w:p w14:paraId="12AC4B10">
      <w:pPr>
        <w:spacing w:line="360" w:lineRule="auto"/>
        <w:ind w:firstLine="420" w:firstLineChars="200"/>
        <w:rPr>
          <w:rFonts w:hint="eastAsia" w:ascii="宋体" w:hAnsi="宋体"/>
          <w:szCs w:val="21"/>
        </w:rPr>
      </w:pPr>
    </w:p>
    <w:p w14:paraId="76C84E3F">
      <w:pPr>
        <w:pStyle w:val="2"/>
        <w:spacing w:before="0" w:after="0" w:line="360" w:lineRule="auto"/>
        <w:ind w:firstLine="422" w:firstLineChars="200"/>
        <w:jc w:val="center"/>
        <w:rPr>
          <w:rFonts w:hint="eastAsia" w:ascii="宋体" w:hAnsi="宋体"/>
          <w:sz w:val="21"/>
          <w:szCs w:val="21"/>
        </w:rPr>
      </w:pPr>
      <w:bookmarkStart w:id="32" w:name="_Toc459392461"/>
      <w:bookmarkStart w:id="33" w:name="_Toc21791"/>
      <w:bookmarkStart w:id="34" w:name="_Toc194741908"/>
      <w:r>
        <w:rPr>
          <w:rFonts w:hint="eastAsia" w:ascii="宋体" w:hAnsi="宋体"/>
          <w:sz w:val="21"/>
          <w:szCs w:val="21"/>
        </w:rPr>
        <w:t>十、基金份额的登记</w:t>
      </w:r>
      <w:bookmarkEnd w:id="32"/>
      <w:bookmarkEnd w:id="33"/>
    </w:p>
    <w:p w14:paraId="7D6EB1E2">
      <w:pPr>
        <w:spacing w:line="360" w:lineRule="auto"/>
        <w:ind w:firstLine="420" w:firstLineChars="200"/>
        <w:rPr>
          <w:rFonts w:hint="eastAsia" w:ascii="宋体" w:hAnsi="宋体"/>
          <w:szCs w:val="21"/>
        </w:rPr>
      </w:pPr>
    </w:p>
    <w:p w14:paraId="1AAB13A1">
      <w:pPr>
        <w:spacing w:line="360" w:lineRule="auto"/>
        <w:ind w:firstLine="420" w:firstLineChars="200"/>
        <w:rPr>
          <w:rFonts w:hint="eastAsia" w:ascii="宋体" w:hAnsi="宋体"/>
          <w:szCs w:val="21"/>
        </w:rPr>
      </w:pPr>
      <w:r>
        <w:rPr>
          <w:rFonts w:hint="eastAsia" w:ascii="宋体" w:hAnsi="宋体"/>
          <w:szCs w:val="21"/>
        </w:rPr>
        <w:t>（一）本基金的份额登记业务由基金管理人委托的服务机构代为办理。基金管理人与本基金服务机构招商证券股份有限公司签订《金融运营服务协议》，委托服务机构招商证券股份有限公司（服务业务登记编码为A00001）代为办理本基金份额登记业务。</w:t>
      </w:r>
    </w:p>
    <w:p w14:paraId="301CC9F3">
      <w:pPr>
        <w:spacing w:line="360" w:lineRule="auto"/>
        <w:ind w:firstLine="420" w:firstLineChars="200"/>
        <w:rPr>
          <w:rFonts w:hint="eastAsia" w:ascii="宋体" w:hAnsi="宋体"/>
          <w:szCs w:val="21"/>
        </w:rPr>
      </w:pPr>
      <w:r>
        <w:rPr>
          <w:rFonts w:hint="eastAsia" w:ascii="宋体" w:hAnsi="宋体"/>
          <w:szCs w:val="21"/>
        </w:rPr>
        <w:t>服务机构应履行如下份额登记职责：</w:t>
      </w:r>
    </w:p>
    <w:p w14:paraId="5B7C4D89">
      <w:pPr>
        <w:spacing w:line="360" w:lineRule="auto"/>
        <w:ind w:firstLine="420" w:firstLineChars="200"/>
        <w:rPr>
          <w:rFonts w:hint="eastAsia" w:ascii="宋体" w:hAnsi="宋体"/>
          <w:szCs w:val="21"/>
        </w:rPr>
      </w:pPr>
      <w:r>
        <w:rPr>
          <w:rFonts w:hint="eastAsia" w:ascii="宋体" w:hAnsi="宋体"/>
          <w:szCs w:val="21"/>
        </w:rPr>
        <w:t>1、配备足够的专业人员办理本基金份额的登记业务；</w:t>
      </w:r>
    </w:p>
    <w:p w14:paraId="4AB76DF1">
      <w:pPr>
        <w:spacing w:line="360" w:lineRule="auto"/>
        <w:ind w:firstLine="420" w:firstLineChars="200"/>
        <w:rPr>
          <w:rFonts w:hint="eastAsia" w:ascii="宋体" w:hAnsi="宋体"/>
          <w:szCs w:val="21"/>
        </w:rPr>
      </w:pPr>
      <w:r>
        <w:rPr>
          <w:rFonts w:hint="eastAsia" w:ascii="宋体" w:hAnsi="宋体"/>
          <w:szCs w:val="21"/>
        </w:rPr>
        <w:t>2、严格按照法律法规和本合同规定的条件办理本基金份额的登记业务；</w:t>
      </w:r>
    </w:p>
    <w:p w14:paraId="7A0182F9">
      <w:pPr>
        <w:spacing w:line="360" w:lineRule="auto"/>
        <w:ind w:firstLine="420" w:firstLineChars="200"/>
        <w:rPr>
          <w:rFonts w:hint="eastAsia" w:ascii="宋体" w:hAnsi="宋体"/>
          <w:szCs w:val="21"/>
        </w:rPr>
      </w:pPr>
      <w:r>
        <w:rPr>
          <w:rFonts w:hint="eastAsia" w:ascii="宋体" w:hAnsi="宋体"/>
          <w:szCs w:val="21"/>
        </w:rPr>
        <w:t>3、保存基金份额持有人名册及相关的认购、申购与赎回等业务记录20年以上；</w:t>
      </w:r>
    </w:p>
    <w:p w14:paraId="270A9527">
      <w:pPr>
        <w:spacing w:line="360" w:lineRule="auto"/>
        <w:ind w:firstLine="420" w:firstLineChars="200"/>
        <w:rPr>
          <w:rFonts w:hint="eastAsia" w:ascii="宋体" w:hAnsi="宋体"/>
          <w:szCs w:val="21"/>
        </w:rPr>
      </w:pPr>
      <w:r>
        <w:rPr>
          <w:rFonts w:hint="eastAsia" w:ascii="宋体" w:hAnsi="宋体"/>
          <w:szCs w:val="21"/>
        </w:rPr>
        <w:t>4、对基金份额持有人的基金账户信息负有保密义务，因违反该保密义务对投资者或基金带来的损失，须承担相应的赔偿责任，但司法强制检查情形及法律法规及中国证监会规定的和本合同约定的其他情形除外；</w:t>
      </w:r>
    </w:p>
    <w:p w14:paraId="5C08B509">
      <w:pPr>
        <w:spacing w:line="360" w:lineRule="auto"/>
        <w:ind w:firstLine="420" w:firstLineChars="200"/>
        <w:rPr>
          <w:rFonts w:hint="eastAsia" w:ascii="宋体" w:hAnsi="宋体"/>
          <w:szCs w:val="21"/>
        </w:rPr>
      </w:pPr>
      <w:r>
        <w:rPr>
          <w:rFonts w:hint="eastAsia" w:ascii="宋体" w:hAnsi="宋体"/>
          <w:szCs w:val="21"/>
        </w:rPr>
        <w:t>5、法律法规及中国证监会规定的和本合同约定的其他义务。</w:t>
      </w:r>
    </w:p>
    <w:p w14:paraId="5515F921">
      <w:pPr>
        <w:spacing w:line="360" w:lineRule="auto"/>
        <w:ind w:firstLine="420" w:firstLineChars="200"/>
        <w:rPr>
          <w:rFonts w:hint="eastAsia" w:ascii="宋体" w:hAnsi="宋体"/>
          <w:szCs w:val="21"/>
        </w:rPr>
      </w:pPr>
      <w:r>
        <w:rPr>
          <w:rFonts w:hint="eastAsia" w:ascii="宋体" w:hAnsi="宋体"/>
          <w:szCs w:val="21"/>
        </w:rPr>
        <w:t>（二）基金管理人依法应承担的责任不因委托而免除。</w:t>
      </w:r>
    </w:p>
    <w:p w14:paraId="47033F2E">
      <w:pPr>
        <w:spacing w:line="360" w:lineRule="auto"/>
        <w:ind w:firstLine="420" w:firstLineChars="200"/>
        <w:rPr>
          <w:rFonts w:hint="eastAsia" w:ascii="宋体" w:hAnsi="宋体"/>
          <w:szCs w:val="21"/>
        </w:rPr>
      </w:pPr>
      <w:r>
        <w:rPr>
          <w:rFonts w:hint="eastAsia" w:ascii="宋体" w:hAnsi="宋体"/>
          <w:szCs w:val="21"/>
        </w:rPr>
        <w:t>（三）全体基金份额持有人同意基金管理人、份额登记机构或其他份额登记义务人应当按照中国基金业协会的规定办理基金份额登记数据的备份。</w:t>
      </w:r>
    </w:p>
    <w:p w14:paraId="629B9988">
      <w:pPr>
        <w:rPr>
          <w:rFonts w:hint="eastAsia" w:ascii="宋体" w:hAnsi="宋体"/>
          <w:szCs w:val="21"/>
        </w:rPr>
      </w:pPr>
    </w:p>
    <w:p w14:paraId="065DDDBC">
      <w:pPr>
        <w:pStyle w:val="2"/>
        <w:spacing w:before="0" w:after="0" w:line="360" w:lineRule="auto"/>
        <w:ind w:firstLine="422" w:firstLineChars="200"/>
        <w:jc w:val="center"/>
        <w:rPr>
          <w:rFonts w:hint="eastAsia" w:ascii="宋体" w:hAnsi="宋体"/>
          <w:sz w:val="21"/>
          <w:szCs w:val="21"/>
        </w:rPr>
      </w:pPr>
      <w:bookmarkStart w:id="35" w:name="_Toc459392462"/>
      <w:bookmarkStart w:id="36" w:name="_Toc32530"/>
      <w:r>
        <w:rPr>
          <w:rFonts w:hint="eastAsia" w:ascii="宋体" w:hAnsi="宋体"/>
          <w:sz w:val="21"/>
          <w:szCs w:val="21"/>
        </w:rPr>
        <w:t>十一、基金的投资</w:t>
      </w:r>
      <w:bookmarkEnd w:id="35"/>
      <w:bookmarkEnd w:id="36"/>
    </w:p>
    <w:p w14:paraId="5A103B47">
      <w:pPr>
        <w:spacing w:line="360" w:lineRule="auto"/>
        <w:ind w:firstLine="420" w:firstLineChars="200"/>
        <w:rPr>
          <w:rFonts w:hint="eastAsia" w:ascii="宋体" w:hAnsi="宋体"/>
          <w:szCs w:val="21"/>
        </w:rPr>
      </w:pPr>
    </w:p>
    <w:p w14:paraId="3BBF05A9">
      <w:pPr>
        <w:tabs>
          <w:tab w:val="left" w:pos="142"/>
        </w:tabs>
        <w:spacing w:line="360" w:lineRule="auto"/>
        <w:ind w:firstLine="420" w:firstLineChars="200"/>
        <w:rPr>
          <w:rFonts w:hint="eastAsia" w:ascii="宋体" w:hAnsi="宋体"/>
          <w:szCs w:val="21"/>
        </w:rPr>
      </w:pPr>
      <w:r>
        <w:rPr>
          <w:rFonts w:hint="eastAsia" w:ascii="宋体" w:hAnsi="宋体"/>
          <w:szCs w:val="21"/>
        </w:rPr>
        <w:t>（一）投资经理：本基金的投资经理由基金管理人指定，投资经理应当具有股票、债券、衍生品、证券投资基金等证券投资领域的投资管理或者研究经验，具备良好的诚信记录和职业操守。</w:t>
      </w:r>
    </w:p>
    <w:p w14:paraId="2A48E955">
      <w:pPr>
        <w:tabs>
          <w:tab w:val="left" w:pos="142"/>
        </w:tabs>
        <w:spacing w:line="360" w:lineRule="auto"/>
        <w:ind w:firstLine="420" w:firstLineChars="200"/>
        <w:rPr>
          <w:rFonts w:hint="eastAsia" w:ascii="宋体" w:hAnsi="宋体"/>
          <w:szCs w:val="21"/>
        </w:rPr>
      </w:pPr>
      <w:r>
        <w:rPr>
          <w:rFonts w:hint="eastAsia" w:ascii="宋体" w:hAnsi="宋体"/>
          <w:szCs w:val="21"/>
        </w:rPr>
        <w:t>本基金的投资经理：赵璐</w:t>
      </w:r>
      <w:r>
        <w:rPr>
          <w:rFonts w:ascii="宋体" w:hAnsi="宋体"/>
          <w:szCs w:val="21"/>
        </w:rPr>
        <w:t>。</w:t>
      </w:r>
    </w:p>
    <w:p w14:paraId="067AF61D">
      <w:pPr>
        <w:tabs>
          <w:tab w:val="left" w:pos="142"/>
        </w:tabs>
        <w:spacing w:line="360" w:lineRule="auto"/>
        <w:ind w:firstLine="420" w:firstLineChars="200"/>
        <w:rPr>
          <w:rFonts w:hint="eastAsia" w:ascii="宋体" w:hAnsi="宋体"/>
          <w:szCs w:val="21"/>
        </w:rPr>
      </w:pPr>
      <w:r>
        <w:rPr>
          <w:rFonts w:hint="eastAsia" w:ascii="宋体" w:hAnsi="宋体"/>
          <w:szCs w:val="21"/>
        </w:rPr>
        <w:t>赵璐，先后就职于高博技术与战略研究所（杭州）有限公司、浙江玉皇山南私募基金管理有限公司，专注于海外对冲基金的引入、二级市场投资策略研究以及私募证券基金组合投资管理，具有十年以上金融行业投资经验，现任职于杭州艮岳私募基金管理有限公司，负责公司证券产品的业务规划和统筹。</w:t>
      </w:r>
    </w:p>
    <w:p w14:paraId="18DD0E7E">
      <w:pPr>
        <w:tabs>
          <w:tab w:val="left" w:pos="142"/>
        </w:tabs>
        <w:spacing w:line="360" w:lineRule="auto"/>
        <w:ind w:firstLine="420" w:firstLineChars="200"/>
        <w:rPr>
          <w:rFonts w:hint="eastAsia" w:ascii="宋体" w:hAnsi="宋体"/>
          <w:szCs w:val="21"/>
        </w:rPr>
      </w:pPr>
      <w:r>
        <w:rPr>
          <w:rFonts w:ascii="宋体" w:hAnsi="宋体" w:cs="宋体"/>
          <w:kern w:val="0"/>
        </w:rPr>
        <w:t>基金管理人可根据业务需要自行变更投资经理，并在变更后三个工作日内通过约定的方式告知基金份额持有人及基金托管人，并设置临时开放日允许基金份额持有人赎回</w:t>
      </w:r>
      <w:r>
        <w:rPr>
          <w:rFonts w:hint="eastAsia" w:ascii="宋体" w:hAnsi="宋体"/>
          <w:szCs w:val="21"/>
        </w:rPr>
        <w:t>。</w:t>
      </w:r>
    </w:p>
    <w:p w14:paraId="7381AA33">
      <w:pPr>
        <w:spacing w:line="360" w:lineRule="auto"/>
        <w:ind w:firstLine="420" w:firstLineChars="200"/>
        <w:rPr>
          <w:rFonts w:hint="eastAsia" w:ascii="宋体" w:hAnsi="宋体"/>
          <w:szCs w:val="21"/>
        </w:rPr>
      </w:pPr>
      <w:r>
        <w:rPr>
          <w:rFonts w:hint="eastAsia" w:ascii="宋体" w:hAnsi="宋体"/>
          <w:szCs w:val="21"/>
        </w:rPr>
        <w:t>（二）投资目标：在控制风险的前提下，实现基金资产的持续稳定增长。</w:t>
      </w:r>
      <w:r>
        <w:rPr>
          <w:rFonts w:hint="eastAsia" w:ascii="宋体" w:hAnsi="宋体"/>
          <w:b/>
          <w:szCs w:val="21"/>
        </w:rPr>
        <w:t xml:space="preserve"> </w:t>
      </w:r>
    </w:p>
    <w:p w14:paraId="506B49BB">
      <w:pPr>
        <w:spacing w:line="360" w:lineRule="auto"/>
        <w:ind w:firstLine="420" w:firstLineChars="200"/>
        <w:rPr>
          <w:rFonts w:hint="eastAsia" w:ascii="宋体" w:hAnsi="宋体"/>
          <w:szCs w:val="21"/>
        </w:rPr>
      </w:pPr>
      <w:r>
        <w:rPr>
          <w:rFonts w:hint="eastAsia" w:ascii="宋体" w:hAnsi="宋体"/>
          <w:szCs w:val="21"/>
        </w:rPr>
        <w:t>（三）投资范围：本基金的投资范围包括</w:t>
      </w:r>
      <w:ins w:id="898" w:author="tongweiwei" w:date="2025-02-07T13:51:26Z">
        <w:r>
          <w:rPr>
            <w:rFonts w:hint="eastAsia" w:ascii="宋体" w:hAnsi="宋体"/>
            <w:szCs w:val="21"/>
            <w:lang w:val="en-US" w:eastAsia="zh-CN"/>
          </w:rPr>
          <w:t>国内</w:t>
        </w:r>
      </w:ins>
      <w:ins w:id="899" w:author="tongweiwei" w:date="2025-02-07T13:51:27Z">
        <w:r>
          <w:rPr>
            <w:rFonts w:hint="eastAsia" w:ascii="宋体" w:hAnsi="宋体"/>
            <w:szCs w:val="21"/>
            <w:lang w:val="en-US" w:eastAsia="zh-CN"/>
          </w:rPr>
          <w:t>证券</w:t>
        </w:r>
      </w:ins>
      <w:del w:id="900" w:author="tongweiwei" w:date="2025-02-07T13:51:25Z">
        <w:r>
          <w:rPr>
            <w:rFonts w:hint="eastAsia" w:ascii="宋体" w:hAnsi="宋体"/>
            <w:szCs w:val="21"/>
          </w:rPr>
          <w:delText>沪</w:delText>
        </w:r>
      </w:del>
      <w:del w:id="901" w:author="tongweiwei" w:date="2025-02-07T13:51:24Z">
        <w:r>
          <w:rPr>
            <w:rFonts w:hint="eastAsia" w:ascii="宋体" w:hAnsi="宋体"/>
            <w:szCs w:val="21"/>
          </w:rPr>
          <w:delText>深</w:delText>
        </w:r>
      </w:del>
      <w:r>
        <w:rPr>
          <w:rFonts w:hint="eastAsia" w:ascii="宋体" w:hAnsi="宋体"/>
          <w:szCs w:val="21"/>
        </w:rPr>
        <w:t>交易所上市交易的股票、债券（包括银行间债券、交易所债券、可转换债券、可交换债券）、优先股、证券回购、存款、公开募集证券投资基金（不包括非货币类</w:t>
      </w:r>
      <w:r>
        <w:rPr>
          <w:rFonts w:ascii="宋体" w:hAnsi="宋体"/>
          <w:szCs w:val="21"/>
        </w:rPr>
        <w:t>ETF基金一级市场申购、赎回）、期货、场内期权、权证、资产支持证券、收益互换、场外期权、信托计划、证券公司（含证券公司子公司）资产管理计划、基金公司（含基金子公司）特定客户资产管理计划、期货公司（含期货子公司）资产管理计划、保险公司（含保险子公司）资产管理计划、在基金业协会登记的私募基金管理人发行并由具有证券投资基金托管资格的机构托管或由具有</w:t>
      </w:r>
      <w:r>
        <w:rPr>
          <w:rFonts w:hint="eastAsia" w:ascii="宋体" w:hAnsi="宋体"/>
          <w:szCs w:val="21"/>
        </w:rPr>
        <w:t>相关资质的机构提供私募基金综合服务的契约式私募投资基金、货币基金、银行理财产品。本基金可以参与融资融券交易、港股通交易、新股申购，也可以将其持有的证券作为融券标的出借给证券金融公司。</w:t>
      </w:r>
    </w:p>
    <w:p w14:paraId="3EF877A8">
      <w:pPr>
        <w:spacing w:line="360" w:lineRule="auto"/>
        <w:ind w:firstLine="420" w:firstLineChars="200"/>
        <w:rPr>
          <w:rFonts w:hint="eastAsia" w:ascii="宋体" w:hAnsi="宋体"/>
          <w:szCs w:val="21"/>
        </w:rPr>
      </w:pPr>
      <w:r>
        <w:rPr>
          <w:rFonts w:hint="eastAsia" w:ascii="宋体" w:hAnsi="宋体"/>
          <w:szCs w:val="21"/>
        </w:rPr>
        <w:t>（四）投资策略：本基金主要通过资产配置，在控制风险的前提下，实现基金资产的稳健增长。</w:t>
      </w:r>
    </w:p>
    <w:p w14:paraId="5D133103">
      <w:pPr>
        <w:spacing w:line="360" w:lineRule="auto"/>
        <w:ind w:firstLine="420" w:firstLineChars="200"/>
        <w:rPr>
          <w:rFonts w:hint="eastAsia" w:ascii="宋体" w:hAnsi="宋体"/>
          <w:szCs w:val="21"/>
        </w:rPr>
      </w:pPr>
      <w:r>
        <w:rPr>
          <w:rFonts w:hint="eastAsia" w:ascii="宋体" w:hAnsi="宋体"/>
          <w:szCs w:val="21"/>
        </w:rPr>
        <w:t>（五）投资限制</w:t>
      </w:r>
    </w:p>
    <w:p w14:paraId="4ABD89DD">
      <w:pPr>
        <w:spacing w:line="360" w:lineRule="auto"/>
        <w:ind w:firstLine="420" w:firstLineChars="200"/>
        <w:rPr>
          <w:rFonts w:hint="eastAsia" w:ascii="宋体" w:hAnsi="宋体"/>
          <w:szCs w:val="21"/>
        </w:rPr>
      </w:pPr>
      <w:r>
        <w:rPr>
          <w:rFonts w:hint="eastAsia" w:ascii="宋体" w:hAnsi="宋体"/>
          <w:szCs w:val="21"/>
        </w:rPr>
        <w:t>1、向全部交易对手方缴纳的场外期权交易保证金和权利金合计不得超过基金净资产的25%；参与挂钩股票、股票指数收益互换的，向交易对手方缴纳的保证金比例不低于该收益互换合约名义本金的50%；参与带敲入和敲出结构的场外期权或者收益凭证的合约名义本金不得超过基金净资产的25%；</w:t>
      </w:r>
    </w:p>
    <w:p w14:paraId="444C16C8">
      <w:pPr>
        <w:spacing w:line="360" w:lineRule="auto"/>
        <w:ind w:firstLine="420" w:firstLineChars="200"/>
        <w:rPr>
          <w:rFonts w:hint="eastAsia" w:ascii="宋体" w:hAnsi="宋体"/>
          <w:szCs w:val="21"/>
        </w:rPr>
      </w:pPr>
      <w:r>
        <w:rPr>
          <w:rFonts w:hint="default" w:ascii="宋体" w:hAnsi="宋体"/>
          <w:szCs w:val="21"/>
          <w:lang w:val="en-US"/>
        </w:rPr>
        <w:t>2</w:t>
      </w:r>
      <w:r>
        <w:rPr>
          <w:rFonts w:hint="eastAsia" w:ascii="宋体" w:hAnsi="宋体"/>
          <w:szCs w:val="21"/>
        </w:rPr>
        <w:t>、本基金投资组合遵循相关法律法规或监管部门对于投资比例限制的规定。</w:t>
      </w:r>
    </w:p>
    <w:p w14:paraId="3612D691">
      <w:pPr>
        <w:spacing w:line="360" w:lineRule="auto"/>
        <w:ind w:firstLine="420" w:firstLineChars="200"/>
        <w:rPr>
          <w:rFonts w:hint="eastAsia" w:ascii="宋体" w:hAnsi="宋体"/>
          <w:szCs w:val="21"/>
        </w:rPr>
      </w:pPr>
      <w:r>
        <w:rPr>
          <w:rFonts w:hint="eastAsia" w:ascii="宋体" w:hAnsi="宋体"/>
          <w:szCs w:val="21"/>
        </w:rPr>
        <w:t>基金管理人自本合同生效之日起3个月内使本基金的投资组合比例符合本合同的有关约定。由于包括但不限于证券、期货市场波动、上市公司合并、组合规模变动等基金管理人之外的原因导致的投资比例不符合本合同约定的投资限制或投资禁止政策，为被动超标。除本合同另有约定外，基金管理人应在发生不符合法律法规或投资政策之日起的10个交易日内调整完毕。如发生证券停牌或其他非基金管理人可以控制的原因导致基金管理人不能履行调整义务的，则调整期限相应顺延。基金管理人应当自证券恢复交易之日起的10个交易日内调整完毕，法律、行政法规、金融监管部门另有规定的，从其规定。</w:t>
      </w:r>
    </w:p>
    <w:p w14:paraId="0BBE3F56">
      <w:pPr>
        <w:spacing w:line="360" w:lineRule="auto"/>
        <w:ind w:firstLine="420" w:firstLineChars="200"/>
        <w:rPr>
          <w:rFonts w:hint="eastAsia" w:ascii="宋体" w:hAnsi="宋体"/>
          <w:szCs w:val="21"/>
        </w:rPr>
      </w:pPr>
      <w:r>
        <w:rPr>
          <w:rFonts w:hint="eastAsia" w:ascii="宋体" w:hAnsi="宋体"/>
          <w:szCs w:val="21"/>
        </w:rPr>
        <w:t>在本基金到期日前10个交易日内，因基金财产变现需要，本基金财产的投资比例限制可以不符合上述基金配置比例规定。</w:t>
      </w:r>
    </w:p>
    <w:p w14:paraId="1C9084BC">
      <w:pPr>
        <w:spacing w:line="360" w:lineRule="auto"/>
        <w:ind w:firstLine="420" w:firstLineChars="200"/>
        <w:rPr>
          <w:rFonts w:hint="eastAsia" w:ascii="宋体" w:hAnsi="宋体"/>
          <w:szCs w:val="21"/>
        </w:rPr>
      </w:pPr>
      <w:r>
        <w:rPr>
          <w:rFonts w:hint="eastAsia" w:ascii="宋体" w:hAnsi="宋体"/>
          <w:szCs w:val="21"/>
        </w:rPr>
        <w:t>（六）投资禁止行为</w:t>
      </w:r>
    </w:p>
    <w:p w14:paraId="6F40E681">
      <w:pPr>
        <w:spacing w:line="360" w:lineRule="auto"/>
        <w:ind w:firstLine="420" w:firstLineChars="200"/>
        <w:rPr>
          <w:rFonts w:hint="eastAsia" w:ascii="宋体" w:hAnsi="宋体"/>
          <w:szCs w:val="21"/>
        </w:rPr>
      </w:pPr>
      <w:r>
        <w:rPr>
          <w:rFonts w:hint="eastAsia" w:ascii="宋体" w:hAnsi="宋体"/>
          <w:szCs w:val="21"/>
        </w:rPr>
        <w:t>基金管理人不得利用基金财产从事下列行为或进行如下投资运作，若由此造成基金财产、合同当事人及第三方损失的，所有责任由基金管理人承担：</w:t>
      </w:r>
    </w:p>
    <w:p w14:paraId="27D7C446">
      <w:pPr>
        <w:spacing w:line="360" w:lineRule="auto"/>
        <w:ind w:firstLine="420" w:firstLineChars="200"/>
        <w:rPr>
          <w:rFonts w:hint="eastAsia" w:ascii="宋体" w:hAnsi="宋体"/>
          <w:szCs w:val="21"/>
        </w:rPr>
      </w:pPr>
      <w:r>
        <w:rPr>
          <w:rFonts w:hint="eastAsia" w:ascii="宋体" w:hAnsi="宋体"/>
          <w:szCs w:val="21"/>
        </w:rPr>
        <w:t>1、违反规定向他人提供担保；</w:t>
      </w:r>
    </w:p>
    <w:p w14:paraId="1B916A01">
      <w:pPr>
        <w:spacing w:line="360" w:lineRule="auto"/>
        <w:ind w:firstLine="420" w:firstLineChars="200"/>
        <w:rPr>
          <w:rFonts w:hint="eastAsia" w:ascii="宋体" w:hAnsi="宋体"/>
          <w:szCs w:val="21"/>
        </w:rPr>
      </w:pPr>
      <w:r>
        <w:rPr>
          <w:rFonts w:hint="eastAsia" w:ascii="宋体" w:hAnsi="宋体"/>
          <w:szCs w:val="21"/>
        </w:rPr>
        <w:t>2、</w:t>
      </w:r>
      <w:r>
        <w:rPr>
          <w:rFonts w:ascii="宋体" w:hAnsi="宋体"/>
          <w:szCs w:val="21"/>
        </w:rPr>
        <w:t>从事承担无限责任的投资</w:t>
      </w:r>
      <w:r>
        <w:rPr>
          <w:rFonts w:hint="eastAsia" w:ascii="宋体" w:hAnsi="宋体"/>
          <w:szCs w:val="21"/>
        </w:rPr>
        <w:t>；</w:t>
      </w:r>
    </w:p>
    <w:p w14:paraId="349C6129">
      <w:pPr>
        <w:spacing w:line="360" w:lineRule="auto"/>
        <w:ind w:firstLine="420" w:firstLineChars="200"/>
        <w:rPr>
          <w:rFonts w:hint="eastAsia" w:ascii="宋体" w:hAnsi="宋体"/>
          <w:szCs w:val="21"/>
        </w:rPr>
      </w:pPr>
      <w:r>
        <w:rPr>
          <w:rFonts w:hint="eastAsia" w:ascii="宋体" w:hAnsi="宋体"/>
          <w:szCs w:val="21"/>
        </w:rPr>
        <w:t>3、</w:t>
      </w:r>
      <w:r>
        <w:rPr>
          <w:rFonts w:ascii="宋体" w:hAnsi="宋体"/>
          <w:szCs w:val="21"/>
        </w:rPr>
        <w:t>从事内幕交易、操纵证券价格及其他不正当的证券交易活动</w:t>
      </w:r>
      <w:r>
        <w:rPr>
          <w:rFonts w:hint="eastAsia" w:ascii="宋体" w:hAnsi="宋体"/>
          <w:szCs w:val="21"/>
        </w:rPr>
        <w:t>；</w:t>
      </w:r>
    </w:p>
    <w:p w14:paraId="6E482F98">
      <w:pPr>
        <w:spacing w:line="360" w:lineRule="auto"/>
        <w:ind w:firstLine="420" w:firstLineChars="200"/>
        <w:rPr>
          <w:rFonts w:hint="eastAsia" w:ascii="宋体" w:hAnsi="宋体"/>
          <w:szCs w:val="21"/>
        </w:rPr>
      </w:pPr>
      <w:r>
        <w:rPr>
          <w:rFonts w:hint="eastAsia" w:ascii="宋体" w:hAnsi="宋体"/>
          <w:szCs w:val="21"/>
        </w:rPr>
        <w:t>4、投资于其他金融产品使本基金的最终投资方向违反《证券期货经营机构私募资产管理业务运作管理暂行规定》在杠杆倍数等方面的限制性要求；</w:t>
      </w:r>
    </w:p>
    <w:p w14:paraId="360B4302">
      <w:pPr>
        <w:spacing w:line="360" w:lineRule="auto"/>
        <w:ind w:firstLine="420" w:firstLineChars="200"/>
        <w:rPr>
          <w:rFonts w:hint="eastAsia" w:ascii="宋体" w:hAnsi="宋体"/>
          <w:szCs w:val="21"/>
        </w:rPr>
      </w:pPr>
      <w:r>
        <w:rPr>
          <w:rFonts w:hint="eastAsia" w:ascii="宋体" w:hAnsi="宋体"/>
          <w:szCs w:val="21"/>
        </w:rPr>
        <w:t>5、如涉及投资场外衍生品的，新增场外期权合约以及存续合约展期的，除仅开展商品类场外期权交易外，基金净资产低于5000万元；新增收益互换合约以及存续合约展期的，基金净资产低于1000万元；</w:t>
      </w:r>
    </w:p>
    <w:p w14:paraId="6256C1EB">
      <w:pPr>
        <w:spacing w:line="360" w:lineRule="auto"/>
        <w:ind w:firstLine="420" w:firstLineChars="200"/>
        <w:rPr>
          <w:rFonts w:hint="eastAsia" w:ascii="宋体" w:hAnsi="宋体"/>
          <w:szCs w:val="21"/>
        </w:rPr>
      </w:pPr>
      <w:r>
        <w:rPr>
          <w:rFonts w:hint="eastAsia" w:ascii="宋体" w:hAnsi="宋体"/>
          <w:szCs w:val="21"/>
        </w:rPr>
        <w:t>6、</w:t>
      </w:r>
      <w:r>
        <w:rPr>
          <w:rFonts w:ascii="宋体" w:hAnsi="宋体"/>
          <w:szCs w:val="21"/>
        </w:rPr>
        <w:t>法律法规、中国证监会以及本合同规定禁止从事的其他行为。</w:t>
      </w:r>
    </w:p>
    <w:p w14:paraId="355A3D32">
      <w:pPr>
        <w:spacing w:line="360" w:lineRule="auto"/>
        <w:ind w:firstLine="420" w:firstLineChars="200"/>
        <w:rPr>
          <w:rFonts w:hint="eastAsia" w:ascii="宋体" w:hAnsi="宋体"/>
          <w:szCs w:val="21"/>
        </w:rPr>
      </w:pPr>
      <w:r>
        <w:rPr>
          <w:rFonts w:hint="eastAsia" w:ascii="宋体" w:hAnsi="宋体"/>
          <w:szCs w:val="21"/>
        </w:rPr>
        <w:t>（七）关联交易</w:t>
      </w:r>
    </w:p>
    <w:p w14:paraId="61EA856C">
      <w:pPr>
        <w:spacing w:line="360" w:lineRule="auto"/>
        <w:ind w:firstLine="420" w:firstLineChars="200"/>
        <w:rPr>
          <w:rFonts w:hint="eastAsia" w:ascii="宋体" w:hAnsi="宋体"/>
          <w:szCs w:val="21"/>
        </w:rPr>
      </w:pPr>
      <w:r>
        <w:rPr>
          <w:rFonts w:hint="eastAsia" w:ascii="宋体" w:hAnsi="宋体"/>
          <w:szCs w:val="21"/>
        </w:rPr>
        <w:t>基金管理人可</w:t>
      </w:r>
      <w:r>
        <w:rPr>
          <w:rFonts w:ascii="宋体" w:hAnsi="宋体"/>
          <w:szCs w:val="21"/>
        </w:rPr>
        <w:t>运用基金财产买卖基金管理人、基金托管人及其控股股东、实际控制人或者与其有其他重大利害关系的公司发行的证券或承销期内承销的证券</w:t>
      </w:r>
      <w:r>
        <w:rPr>
          <w:rFonts w:hint="eastAsia" w:ascii="宋体" w:hAnsi="宋体"/>
          <w:szCs w:val="21"/>
        </w:rPr>
        <w:t>，但需要</w:t>
      </w:r>
      <w:r>
        <w:rPr>
          <w:rFonts w:ascii="宋体" w:hAnsi="宋体"/>
          <w:szCs w:val="21"/>
        </w:rPr>
        <w:t>遵循基金份额持有人利益优先的原则</w:t>
      </w:r>
      <w:r>
        <w:rPr>
          <w:rFonts w:hint="eastAsia" w:ascii="宋体" w:hAnsi="宋体"/>
          <w:szCs w:val="21"/>
        </w:rPr>
        <w:t>、</w:t>
      </w:r>
      <w:r>
        <w:rPr>
          <w:rFonts w:ascii="宋体" w:hAnsi="宋体"/>
          <w:szCs w:val="21"/>
        </w:rPr>
        <w:t>防范利益冲突</w:t>
      </w:r>
      <w:r>
        <w:rPr>
          <w:rFonts w:hint="eastAsia" w:ascii="宋体" w:hAnsi="宋体"/>
          <w:szCs w:val="21"/>
        </w:rPr>
        <w:t>。</w:t>
      </w:r>
    </w:p>
    <w:p w14:paraId="7D0D6D67">
      <w:pPr>
        <w:spacing w:line="360" w:lineRule="auto"/>
        <w:ind w:firstLine="420" w:firstLineChars="200"/>
      </w:pPr>
      <w:r>
        <w:rPr>
          <w:rFonts w:hint="eastAsia"/>
        </w:rPr>
        <w:t>基金管理人可运用基金财产买卖基金管理人、基金托管人及其关联方或者与上述主体有其他重大利害关系的主体直接或间接管理或代理销售的、或提供客户服务的、或者该等主体持有的符合本合同投资范围规定的投资产品。但需要遵循基金份额持有人利益优先的原则、防范利益冲突。</w:t>
      </w:r>
    </w:p>
    <w:p w14:paraId="072AFB36">
      <w:pPr>
        <w:spacing w:line="360" w:lineRule="auto"/>
        <w:ind w:firstLine="420" w:firstLineChars="200"/>
      </w:pPr>
      <w:r>
        <w:rPr>
          <w:rFonts w:hint="eastAsia"/>
        </w:rPr>
        <w:t>基金投资者签署本合同即表明其已经知晓本基金将进行上述关联交易。</w:t>
      </w:r>
    </w:p>
    <w:p w14:paraId="16F40496">
      <w:pPr>
        <w:spacing w:line="360" w:lineRule="auto"/>
        <w:ind w:firstLine="420" w:firstLineChars="200"/>
        <w:rPr>
          <w:rFonts w:hint="eastAsia" w:ascii="宋体" w:hAnsi="宋体"/>
          <w:szCs w:val="21"/>
        </w:rPr>
      </w:pPr>
      <w:r>
        <w:rPr>
          <w:rFonts w:hint="eastAsia" w:ascii="宋体" w:hAnsi="宋体"/>
          <w:szCs w:val="21"/>
        </w:rPr>
        <w:t>基金份额持有人不得因本基金投资收益劣于基金管理人、</w:t>
      </w:r>
      <w:r>
        <w:rPr>
          <w:rFonts w:hint="eastAsia"/>
        </w:rPr>
        <w:t>基金托管人</w:t>
      </w:r>
      <w:r>
        <w:rPr>
          <w:rFonts w:hint="eastAsia" w:ascii="宋体" w:hAnsi="宋体"/>
          <w:szCs w:val="21"/>
        </w:rPr>
        <w:t>及其关联方管理的其他类似投资产品，而向基金管理人</w:t>
      </w:r>
      <w:r>
        <w:rPr>
          <w:rFonts w:hint="eastAsia"/>
        </w:rPr>
        <w:t>或基金托管人</w:t>
      </w:r>
      <w:r>
        <w:rPr>
          <w:rFonts w:hint="eastAsia" w:ascii="宋体" w:hAnsi="宋体"/>
          <w:szCs w:val="21"/>
        </w:rPr>
        <w:t>提出任何损失或损害补偿的要求。</w:t>
      </w:r>
    </w:p>
    <w:p w14:paraId="2A60AA49">
      <w:pPr>
        <w:spacing w:line="360" w:lineRule="auto"/>
        <w:ind w:firstLine="420" w:firstLineChars="200"/>
        <w:rPr>
          <w:rFonts w:hint="eastAsia" w:ascii="宋体" w:hAnsi="宋体"/>
          <w:szCs w:val="21"/>
        </w:rPr>
      </w:pPr>
      <w:r>
        <w:rPr>
          <w:rFonts w:hint="eastAsia" w:ascii="宋体" w:hAnsi="宋体"/>
          <w:szCs w:val="21"/>
        </w:rPr>
        <w:t>（八）业绩比较基准</w:t>
      </w:r>
    </w:p>
    <w:p w14:paraId="59718A69">
      <w:pPr>
        <w:spacing w:line="360" w:lineRule="auto"/>
        <w:ind w:firstLine="420" w:firstLineChars="200"/>
        <w:rPr>
          <w:rFonts w:hint="eastAsia" w:ascii="宋体" w:hAnsi="宋体"/>
          <w:szCs w:val="21"/>
        </w:rPr>
      </w:pPr>
      <w:r>
        <w:rPr>
          <w:rFonts w:hint="eastAsia" w:ascii="宋体" w:hAnsi="宋体"/>
          <w:szCs w:val="21"/>
        </w:rPr>
        <w:t>本基金不设业绩比较基准。</w:t>
      </w:r>
    </w:p>
    <w:p w14:paraId="73D7BA74">
      <w:pPr>
        <w:spacing w:line="360" w:lineRule="auto"/>
        <w:ind w:firstLine="420" w:firstLineChars="200"/>
        <w:rPr>
          <w:rFonts w:hint="eastAsia" w:ascii="宋体" w:hAnsi="宋体"/>
          <w:szCs w:val="21"/>
        </w:rPr>
      </w:pPr>
      <w:r>
        <w:rPr>
          <w:rFonts w:hint="eastAsia" w:ascii="宋体" w:hAnsi="宋体"/>
          <w:szCs w:val="21"/>
        </w:rPr>
        <w:t>（九）融资融券及其他场外证券业务的参与情况</w:t>
      </w:r>
    </w:p>
    <w:p w14:paraId="3618EBF4">
      <w:pPr>
        <w:spacing w:line="360" w:lineRule="auto"/>
        <w:ind w:firstLine="420" w:firstLineChars="200"/>
        <w:rPr>
          <w:rFonts w:hint="eastAsia" w:ascii="宋体" w:hAnsi="宋体"/>
          <w:szCs w:val="21"/>
        </w:rPr>
      </w:pPr>
      <w:r>
        <w:rPr>
          <w:rFonts w:hint="eastAsia" w:ascii="宋体" w:hAnsi="宋体"/>
          <w:szCs w:val="21"/>
        </w:rPr>
        <w:t>根据本基金投资范围，本基金可参与融资融券业务，在放大投资收益的同时也放大了投资风险，同时还须支付相应的利息和费用，由此承担的风险可能远远超过普通证券交易；本基金可参与场外衍生品（包括互换、场外期权等品种）的交易，投资收益受挂钩标的的市场价格、市场利率、波动率或相关性等因素的影响，导致本基金收益产生不确定性的风险。</w:t>
      </w:r>
    </w:p>
    <w:p w14:paraId="7520B432">
      <w:pPr>
        <w:spacing w:line="360" w:lineRule="auto"/>
        <w:ind w:firstLine="420" w:firstLineChars="200"/>
        <w:rPr>
          <w:rFonts w:hint="eastAsia" w:ascii="宋体" w:hAnsi="宋体"/>
          <w:szCs w:val="21"/>
        </w:rPr>
      </w:pPr>
      <w:r>
        <w:rPr>
          <w:rFonts w:hint="eastAsia" w:ascii="宋体" w:hAnsi="宋体"/>
          <w:szCs w:val="21"/>
        </w:rPr>
        <w:t>（十）风险收益特征：</w:t>
      </w:r>
    </w:p>
    <w:p w14:paraId="02ADEA17">
      <w:pPr>
        <w:spacing w:line="360" w:lineRule="auto"/>
        <w:ind w:firstLine="420" w:firstLineChars="200"/>
        <w:rPr>
          <w:rFonts w:hint="eastAsia" w:ascii="宋体" w:hAnsi="宋体"/>
          <w:szCs w:val="21"/>
        </w:rPr>
      </w:pPr>
      <w:r>
        <w:rPr>
          <w:rFonts w:hint="eastAsia" w:ascii="宋体" w:hAnsi="宋体"/>
          <w:szCs w:val="21"/>
        </w:rPr>
        <w:t>本基金属于</w:t>
      </w:r>
      <w:r>
        <w:rPr>
          <w:rFonts w:ascii="宋体" w:hAnsi="宋体"/>
          <w:szCs w:val="21"/>
        </w:rPr>
        <w:t>R4级（中高风险）投资品种。</w:t>
      </w:r>
    </w:p>
    <w:p w14:paraId="64FA14A6">
      <w:pPr>
        <w:spacing w:line="360" w:lineRule="auto"/>
        <w:ind w:firstLine="420" w:firstLineChars="200"/>
      </w:pPr>
      <w:r>
        <w:rPr>
          <w:rFonts w:hint="eastAsia"/>
        </w:rPr>
        <w:t>（十一）基金的预警与止损：</w:t>
      </w:r>
    </w:p>
    <w:p w14:paraId="68F70929">
      <w:pPr>
        <w:spacing w:line="360" w:lineRule="auto"/>
        <w:ind w:firstLine="420" w:firstLineChars="200"/>
      </w:pPr>
      <w:r>
        <w:rPr>
          <w:rFonts w:hint="eastAsia"/>
        </w:rPr>
        <w:t>为保护基金份额持有人的利益，本基金将基金份额净值为</w:t>
      </w:r>
      <w:del w:id="902" w:author="tongweiwei" w:date="2025-02-07T14:03:44Z">
        <w:r>
          <w:rPr>
            <w:rFonts w:hint="eastAsia"/>
          </w:rPr>
          <w:delText>0.90</w:delText>
        </w:r>
      </w:del>
      <w:ins w:id="903" w:author="tongweiwei" w:date="2025-02-07T14:03:44Z">
        <w:r>
          <w:rPr>
            <w:rFonts w:hint="eastAsia"/>
            <w:lang w:eastAsia="zh-CN"/>
          </w:rPr>
          <w:t>0.92</w:t>
        </w:r>
      </w:ins>
      <w:r>
        <w:rPr>
          <w:rFonts w:hint="eastAsia"/>
        </w:rPr>
        <w:t>元设置为预警线，将基金份额净值为</w:t>
      </w:r>
      <w:del w:id="904" w:author="tongweiwei" w:date="2025-02-07T14:03:51Z">
        <w:r>
          <w:rPr>
            <w:rFonts w:hint="eastAsia"/>
          </w:rPr>
          <w:delText>0.86</w:delText>
        </w:r>
      </w:del>
      <w:ins w:id="905" w:author="tongweiwei" w:date="2025-02-07T14:03:51Z">
        <w:r>
          <w:rPr>
            <w:rFonts w:hint="eastAsia"/>
            <w:lang w:eastAsia="zh-CN"/>
          </w:rPr>
          <w:t>0.90</w:t>
        </w:r>
      </w:ins>
      <w:r>
        <w:rPr>
          <w:rFonts w:hint="eastAsia"/>
        </w:rPr>
        <w:t>元设置为止损线。</w:t>
      </w:r>
    </w:p>
    <w:p w14:paraId="6827471A">
      <w:pPr>
        <w:spacing w:line="360" w:lineRule="auto"/>
        <w:ind w:firstLine="420" w:firstLineChars="200"/>
      </w:pPr>
      <w:r>
        <w:rPr>
          <w:rFonts w:hint="eastAsia"/>
        </w:rPr>
        <w:t>当使用本基金投资标的最近估值价计算的基金份额净值低于或等于预警线</w:t>
      </w:r>
      <w:del w:id="906" w:author="tongweiwei" w:date="2025-02-07T14:03:44Z">
        <w:r>
          <w:rPr>
            <w:rFonts w:hint="eastAsia"/>
          </w:rPr>
          <w:delText>0.90</w:delText>
        </w:r>
      </w:del>
      <w:ins w:id="907" w:author="tongweiwei" w:date="2025-02-07T14:03:44Z">
        <w:r>
          <w:rPr>
            <w:rFonts w:hint="eastAsia"/>
            <w:lang w:eastAsia="zh-CN"/>
          </w:rPr>
          <w:t>0.92</w:t>
        </w:r>
      </w:ins>
      <w:r>
        <w:rPr>
          <w:rFonts w:hint="eastAsia"/>
        </w:rPr>
        <w:t>元时，管理人在计算出该净值并与托管人核对一致后的下一个工作日开始并在五个工作日</w:t>
      </w:r>
      <w:ins w:id="908" w:author="tongweiwei" w:date="2025-02-20T11:52:02Z">
        <w:r>
          <w:rPr>
            <w:rFonts w:hint="eastAsia"/>
          </w:rPr>
          <w:t>以电话、短信、传真</w:t>
        </w:r>
      </w:ins>
      <w:ins w:id="909" w:author="tongweiwei" w:date="2025-02-20T11:52:02Z">
        <w:r>
          <w:rPr>
            <w:rFonts w:hint="eastAsia"/>
            <w:lang w:val="en-US" w:eastAsia="zh-CN"/>
          </w:rPr>
          <w:t>或</w:t>
        </w:r>
      </w:ins>
      <w:ins w:id="910" w:author="tongweiwei" w:date="2025-02-20T11:52:02Z">
        <w:r>
          <w:rPr>
            <w:rFonts w:hint="eastAsia"/>
          </w:rPr>
          <w:t>邮件等本基金合同约定的方式向基金份额持有人提示投资风险</w:t>
        </w:r>
      </w:ins>
      <w:del w:id="911" w:author="tongweiwei" w:date="2025-02-20T11:52:02Z">
        <w:r>
          <w:rPr>
            <w:rFonts w:hint="eastAsia"/>
          </w:rPr>
          <w:delText>内使所持有的现金类资产（包括存款、货币基金、银行理财产品）比例不低于总值的</w:delText>
        </w:r>
      </w:del>
      <w:del w:id="912" w:author="tongweiwei" w:date="2025-02-20T11:52:02Z">
        <w:r>
          <w:rPr/>
          <w:delText>10%</w:delText>
        </w:r>
      </w:del>
      <w:del w:id="913" w:author="tongweiwei" w:date="2025-02-20T11:52:02Z">
        <w:r>
          <w:rPr>
            <w:rFonts w:hint="eastAsia"/>
          </w:rPr>
          <w:delText>（以成本价计算）。如遇投资标的处于封闭期等原因导致本基金财产无法及时变现的，则变现时间顺延</w:delText>
        </w:r>
      </w:del>
      <w:r>
        <w:rPr>
          <w:rFonts w:hint="eastAsia"/>
        </w:rPr>
        <w:t>。</w:t>
      </w:r>
    </w:p>
    <w:p w14:paraId="45DFAF26">
      <w:pPr>
        <w:spacing w:line="360" w:lineRule="auto"/>
        <w:ind w:firstLine="420" w:firstLineChars="200"/>
      </w:pPr>
      <w:r>
        <w:rPr>
          <w:rFonts w:hint="eastAsia"/>
        </w:rPr>
        <w:t>当使用本基金投资标的最近估值价计算的基金份额净值低于或等于止损线</w:t>
      </w:r>
      <w:del w:id="914" w:author="tongweiwei" w:date="2025-02-07T14:03:51Z">
        <w:r>
          <w:rPr>
            <w:rFonts w:hint="eastAsia"/>
          </w:rPr>
          <w:delText>0.86</w:delText>
        </w:r>
      </w:del>
      <w:ins w:id="915" w:author="tongweiwei" w:date="2025-02-07T14:03:51Z">
        <w:r>
          <w:rPr>
            <w:rFonts w:hint="eastAsia"/>
            <w:lang w:eastAsia="zh-CN"/>
          </w:rPr>
          <w:t>0.90</w:t>
        </w:r>
      </w:ins>
      <w:r>
        <w:rPr>
          <w:rFonts w:hint="eastAsia"/>
        </w:rPr>
        <w:t>元时，管理人在计算出该净值并与托管人核对一致后的下一个工作日内开始止损操作，逐步将持仓的投资标的卖出，在十个工作日内将持仓的投资标的平仓变现。该平仓操作不可逆，在所持全部非现金类资产变现前不可停止。对于已变现部分，根据本合同第二十五章的清算程序对基金进行清算。如遇投资标的处于封闭期等原因导致本基金财产无法及时变现的，则变现时间顺延，待全部变现完成之日，管理人进行二次清算。在止损卖出过程中，由于大量卖出导致市场价格大幅下跌或因证券、期货跌停、停牌等事件导致证券、期货不能卖出等因素，可能给基金带来损失，导致止损后基金份额净值低于止损前基金份额净值。</w:t>
      </w:r>
    </w:p>
    <w:p w14:paraId="314F2490">
      <w:pPr>
        <w:spacing w:line="360" w:lineRule="auto"/>
        <w:ind w:firstLine="420" w:firstLineChars="200"/>
      </w:pPr>
      <w:r>
        <w:rPr>
          <w:rFonts w:hint="eastAsia"/>
        </w:rPr>
        <w:t>基金的预警和止损由基金管理人负责执行，如基金管理人按照或者未按照基金合同的约定</w:t>
      </w:r>
      <w:ins w:id="916" w:author="tongweiwei" w:date="2025-02-20T11:52:25Z">
        <w:r>
          <w:rPr>
            <w:rFonts w:hint="eastAsia"/>
          </w:rPr>
          <w:t>通知基金份额持有人投资风险</w:t>
        </w:r>
      </w:ins>
      <w:del w:id="917" w:author="tongweiwei" w:date="2025-02-20T11:52:25Z">
        <w:r>
          <w:rPr>
            <w:rFonts w:hint="eastAsia"/>
          </w:rPr>
          <w:delText>采取风险控制措施</w:delText>
        </w:r>
      </w:del>
      <w:r>
        <w:rPr>
          <w:rFonts w:hint="eastAsia"/>
        </w:rPr>
        <w:t>和进行强制止损，由此对基金财产或基金份额持有人造成的损失，基金托管人不承担任何责任。</w:t>
      </w:r>
    </w:p>
    <w:p w14:paraId="443A8766">
      <w:pPr>
        <w:spacing w:line="360" w:lineRule="auto"/>
        <w:ind w:firstLine="422" w:firstLineChars="200"/>
      </w:pPr>
      <w:r>
        <w:rPr>
          <w:rFonts w:hint="eastAsia"/>
          <w:b/>
        </w:rPr>
        <w:t>基金管理人特别提示：本基金设置</w:t>
      </w:r>
      <w:del w:id="918" w:author="tongweiwei" w:date="2025-02-07T14:03:51Z">
        <w:r>
          <w:rPr>
            <w:rFonts w:hint="eastAsia"/>
            <w:b/>
          </w:rPr>
          <w:delText>0.86</w:delText>
        </w:r>
      </w:del>
      <w:ins w:id="919" w:author="tongweiwei" w:date="2025-02-07T14:03:51Z">
        <w:r>
          <w:rPr>
            <w:rFonts w:hint="eastAsia"/>
            <w:b/>
            <w:lang w:eastAsia="zh-CN"/>
          </w:rPr>
          <w:t>0.90</w:t>
        </w:r>
      </w:ins>
      <w:r>
        <w:rPr>
          <w:rFonts w:hint="eastAsia"/>
          <w:b/>
        </w:rPr>
        <w:t>元为止损线，并不代表基金管理人完成止损后基金份额净值等于</w:t>
      </w:r>
      <w:del w:id="920" w:author="tongweiwei" w:date="2025-02-07T14:03:51Z">
        <w:r>
          <w:rPr>
            <w:rFonts w:hint="eastAsia"/>
            <w:b/>
          </w:rPr>
          <w:delText>0.86</w:delText>
        </w:r>
      </w:del>
      <w:ins w:id="921" w:author="tongweiwei" w:date="2025-02-07T14:03:51Z">
        <w:r>
          <w:rPr>
            <w:rFonts w:hint="eastAsia"/>
            <w:b/>
            <w:lang w:eastAsia="zh-CN"/>
          </w:rPr>
          <w:t>0.90</w:t>
        </w:r>
      </w:ins>
      <w:r>
        <w:rPr>
          <w:rFonts w:hint="eastAsia"/>
          <w:b/>
        </w:rPr>
        <w:t>元，根据基金管理人变现操作的交易执行情况，本基金终止日基金份额净值可能低于</w:t>
      </w:r>
      <w:del w:id="922" w:author="tongweiwei" w:date="2025-02-07T14:03:51Z">
        <w:r>
          <w:rPr>
            <w:rFonts w:hint="eastAsia"/>
            <w:b/>
          </w:rPr>
          <w:delText>0.86</w:delText>
        </w:r>
      </w:del>
      <w:ins w:id="923" w:author="tongweiwei" w:date="2025-02-07T14:03:51Z">
        <w:r>
          <w:rPr>
            <w:rFonts w:hint="eastAsia"/>
            <w:b/>
            <w:lang w:eastAsia="zh-CN"/>
          </w:rPr>
          <w:t>0.90</w:t>
        </w:r>
      </w:ins>
      <w:r>
        <w:rPr>
          <w:rFonts w:hint="eastAsia"/>
          <w:b/>
        </w:rPr>
        <w:t>元。</w:t>
      </w:r>
    </w:p>
    <w:p w14:paraId="14691ACA">
      <w:pPr>
        <w:spacing w:line="360" w:lineRule="auto"/>
        <w:ind w:firstLine="420" w:firstLineChars="200"/>
        <w:rPr>
          <w:rFonts w:hint="eastAsia" w:ascii="宋体" w:hAnsi="宋体"/>
          <w:szCs w:val="21"/>
        </w:rPr>
      </w:pPr>
    </w:p>
    <w:p w14:paraId="1F357CD8">
      <w:pPr>
        <w:pStyle w:val="2"/>
        <w:spacing w:before="0" w:after="0" w:line="360" w:lineRule="auto"/>
        <w:ind w:firstLine="422" w:firstLineChars="200"/>
        <w:jc w:val="center"/>
        <w:rPr>
          <w:rFonts w:hint="eastAsia" w:ascii="宋体" w:hAnsi="宋体"/>
          <w:sz w:val="21"/>
          <w:szCs w:val="21"/>
        </w:rPr>
      </w:pPr>
      <w:bookmarkStart w:id="37" w:name="_Toc31491"/>
      <w:bookmarkStart w:id="38" w:name="_Toc459392463"/>
      <w:r>
        <w:rPr>
          <w:rFonts w:hint="eastAsia" w:ascii="宋体" w:hAnsi="宋体"/>
          <w:sz w:val="21"/>
          <w:szCs w:val="21"/>
        </w:rPr>
        <w:t>十二、基金的财产</w:t>
      </w:r>
      <w:bookmarkEnd w:id="34"/>
      <w:bookmarkEnd w:id="37"/>
      <w:bookmarkEnd w:id="38"/>
    </w:p>
    <w:p w14:paraId="62032C8E">
      <w:pPr>
        <w:spacing w:line="360" w:lineRule="auto"/>
        <w:ind w:firstLine="420" w:firstLineChars="200"/>
        <w:rPr>
          <w:rFonts w:hint="eastAsia" w:ascii="宋体" w:hAnsi="宋体"/>
          <w:szCs w:val="21"/>
        </w:rPr>
      </w:pPr>
    </w:p>
    <w:p w14:paraId="2ED1255E">
      <w:pPr>
        <w:spacing w:line="360" w:lineRule="auto"/>
        <w:ind w:firstLine="420" w:firstLineChars="200"/>
        <w:rPr>
          <w:rFonts w:hint="eastAsia" w:ascii="宋体" w:hAnsi="宋体"/>
          <w:szCs w:val="21"/>
        </w:rPr>
      </w:pPr>
      <w:r>
        <w:rPr>
          <w:rFonts w:hint="eastAsia" w:ascii="宋体" w:hAnsi="宋体"/>
          <w:szCs w:val="21"/>
        </w:rPr>
        <w:t>（一）基金财产的保管与处分</w:t>
      </w:r>
    </w:p>
    <w:p w14:paraId="28936290">
      <w:pPr>
        <w:spacing w:line="360" w:lineRule="auto"/>
        <w:ind w:firstLine="420" w:firstLineChars="200"/>
        <w:rPr>
          <w:rFonts w:hint="eastAsia" w:ascii="宋体" w:hAnsi="宋体"/>
          <w:szCs w:val="21"/>
        </w:rPr>
      </w:pPr>
      <w:r>
        <w:rPr>
          <w:rFonts w:hint="eastAsia" w:ascii="宋体" w:hAnsi="宋体"/>
          <w:szCs w:val="21"/>
        </w:rPr>
        <w:t>1、基金财产独立于基金管理人、基金托管人的固有财产，并由基金托管人保管。基金管理人、基金托管人不得将基金财产归入其固有财产。基金托管人对实际交付并控制下的基金财产承担保管职责，对于非基金托管人保管的财产不承担责任。</w:t>
      </w:r>
    </w:p>
    <w:p w14:paraId="3938F8DE">
      <w:pPr>
        <w:spacing w:line="360" w:lineRule="auto"/>
        <w:ind w:firstLine="420" w:firstLineChars="200"/>
        <w:rPr>
          <w:rFonts w:hint="eastAsia" w:ascii="宋体" w:hAnsi="宋体"/>
          <w:szCs w:val="21"/>
        </w:rPr>
      </w:pPr>
      <w:r>
        <w:rPr>
          <w:rFonts w:hint="eastAsia" w:ascii="宋体" w:hAnsi="宋体"/>
          <w:szCs w:val="21"/>
        </w:rPr>
        <w:t>2、除本款第3项约定的情形外，基金管理人、基金托管人因基金财产的管理、运用或者其他情形而取得的财产和收益归入基金财产。</w:t>
      </w:r>
    </w:p>
    <w:p w14:paraId="59B02C39">
      <w:pPr>
        <w:spacing w:line="360" w:lineRule="auto"/>
        <w:ind w:firstLine="420" w:firstLineChars="200"/>
        <w:rPr>
          <w:rFonts w:hint="eastAsia" w:ascii="宋体" w:hAnsi="宋体"/>
          <w:szCs w:val="21"/>
        </w:rPr>
      </w:pPr>
      <w:r>
        <w:rPr>
          <w:rFonts w:hint="eastAsia" w:ascii="宋体" w:hAnsi="宋体"/>
          <w:szCs w:val="21"/>
        </w:rPr>
        <w:t>3、基金管理人、基金托管人可以按照本合同的约定收取管理费、托管费以及本合同约定的其他费用。基金管理人、基金托管人以其固有财产承担法律责任，其债权人不得对基金财产行使请求冻结、扣押和其他权利。基金管理人、基金托管人因依法解散、被依法撤销或者被依法宣告破产等原因进行清算的，基金财产不属于其清算财产。</w:t>
      </w:r>
    </w:p>
    <w:p w14:paraId="569D5CCC">
      <w:pPr>
        <w:spacing w:line="360" w:lineRule="auto"/>
        <w:ind w:firstLine="420" w:firstLineChars="200"/>
        <w:rPr>
          <w:rFonts w:hint="eastAsia" w:ascii="宋体" w:hAnsi="宋体"/>
          <w:szCs w:val="21"/>
        </w:rPr>
      </w:pPr>
      <w:r>
        <w:rPr>
          <w:rFonts w:hint="eastAsia" w:ascii="宋体" w:hAnsi="宋体"/>
          <w:szCs w:val="21"/>
        </w:rPr>
        <w:t>4、基金管理人、基金托管人不得违反法律法规的规定和基金合同约定擅自将基金资产用于抵押、质押、担保或设定任何形式的优先权或其他第三方权利。</w:t>
      </w:r>
    </w:p>
    <w:p w14:paraId="6DFDF2FF">
      <w:pPr>
        <w:spacing w:line="360" w:lineRule="auto"/>
        <w:ind w:firstLine="420" w:firstLineChars="200"/>
        <w:rPr>
          <w:rFonts w:hint="eastAsia" w:ascii="宋体" w:hAnsi="宋体"/>
          <w:szCs w:val="21"/>
        </w:rPr>
      </w:pPr>
      <w:r>
        <w:rPr>
          <w:rFonts w:hint="eastAsia" w:ascii="宋体" w:hAnsi="宋体"/>
          <w:szCs w:val="21"/>
        </w:rPr>
        <w:t>5、基金财产产生的债权不得与不属于基金财产本身的债务相互抵销。非因基金财产本身承担的债务，基金管理人、基金托管人不得主张其债权人对基金财产强制执行。上述债权人对基金财产主张权利时，基金管理人、基金托管人应明确告知基金财产的独立性。</w:t>
      </w:r>
    </w:p>
    <w:p w14:paraId="42600843">
      <w:pPr>
        <w:spacing w:line="360" w:lineRule="auto"/>
        <w:ind w:firstLine="420" w:firstLineChars="200"/>
        <w:rPr>
          <w:rFonts w:hint="eastAsia" w:ascii="宋体" w:hAnsi="宋体"/>
          <w:szCs w:val="21"/>
        </w:rPr>
      </w:pPr>
      <w:r>
        <w:rPr>
          <w:rFonts w:hint="eastAsia" w:ascii="宋体" w:hAnsi="宋体"/>
          <w:szCs w:val="21"/>
        </w:rPr>
        <w:t>（二）基金财产相关账户的开立和管理</w:t>
      </w:r>
    </w:p>
    <w:p w14:paraId="7929D445">
      <w:pPr>
        <w:spacing w:line="360" w:lineRule="auto"/>
        <w:ind w:firstLine="420" w:firstLineChars="200"/>
        <w:rPr>
          <w:rFonts w:hint="eastAsia" w:ascii="宋体" w:hAnsi="宋体"/>
          <w:szCs w:val="21"/>
        </w:rPr>
      </w:pPr>
      <w:r>
        <w:rPr>
          <w:rFonts w:hint="eastAsia" w:ascii="宋体" w:hAnsi="宋体"/>
          <w:szCs w:val="21"/>
        </w:rPr>
        <w:t>1、基金管理人或基金托管人按照规定开立基金财产的托管资金账户、证券账户（一码通账户）和期货账户等投资所需账户。证券账户和期货账户的持有人名称应当符合证券、期货登记结算机构的有关规定。开立的上述基金财产账户与基金管理人、基金托管人、基金代销机构和基金份额登记机构自有的财产账户以及其他基金财产账户相独立。</w:t>
      </w:r>
    </w:p>
    <w:p w14:paraId="54C1446A">
      <w:pPr>
        <w:spacing w:line="360" w:lineRule="auto"/>
        <w:ind w:firstLine="420" w:firstLineChars="200"/>
        <w:rPr>
          <w:rFonts w:hint="eastAsia" w:ascii="宋体" w:hAnsi="宋体"/>
          <w:szCs w:val="21"/>
        </w:rPr>
      </w:pPr>
      <w:r>
        <w:rPr>
          <w:rFonts w:hint="eastAsia" w:ascii="宋体" w:hAnsi="宋体"/>
          <w:szCs w:val="21"/>
        </w:rPr>
        <w:t>2、</w:t>
      </w:r>
      <w:r>
        <w:rPr>
          <w:rFonts w:hint="eastAsia" w:ascii="宋体" w:hAnsi="宋体"/>
          <w:kern w:val="0"/>
          <w:szCs w:val="21"/>
        </w:rPr>
        <w:t>基金托管人以本基金的名义在商业银行开立基金的托管资金账户。本基金的一切货币收支活动，包括但不限于投资、支付赎回金额、支付基金收益，均需通过本基金的托管资金账户进行。</w:t>
      </w:r>
      <w:r>
        <w:rPr>
          <w:rFonts w:hint="eastAsia" w:ascii="宋体" w:hAnsi="宋体"/>
          <w:szCs w:val="21"/>
        </w:rPr>
        <w:t>本托管资金账户仅限于本基金使用，仅限于满足开展本基金业务的需要。</w:t>
      </w:r>
    </w:p>
    <w:p w14:paraId="156A7F56">
      <w:pPr>
        <w:spacing w:line="360" w:lineRule="auto"/>
        <w:ind w:firstLine="420" w:firstLineChars="200"/>
        <w:rPr>
          <w:rFonts w:hint="eastAsia" w:ascii="宋体" w:hAnsi="宋体"/>
          <w:szCs w:val="21"/>
        </w:rPr>
      </w:pPr>
      <w:r>
        <w:rPr>
          <w:rFonts w:hint="eastAsia" w:ascii="宋体" w:hAnsi="宋体"/>
          <w:szCs w:val="21"/>
        </w:rPr>
        <w:t>3、证券账户、期货账户以及基金投资运作有关的其他账户由基金管理人与基金托管人协商后办理。基金管理人和基金托管人不得随意假借本基金的名义开立任何其他银行账户。</w:t>
      </w:r>
    </w:p>
    <w:p w14:paraId="31A3BE24">
      <w:pPr>
        <w:spacing w:line="360" w:lineRule="auto"/>
        <w:ind w:firstLine="420" w:firstLineChars="200"/>
        <w:rPr>
          <w:rFonts w:hint="eastAsia" w:ascii="宋体" w:hAnsi="宋体"/>
          <w:szCs w:val="21"/>
        </w:rPr>
      </w:pPr>
    </w:p>
    <w:p w14:paraId="71C231E2">
      <w:pPr>
        <w:pStyle w:val="2"/>
        <w:spacing w:before="0" w:after="0" w:line="360" w:lineRule="auto"/>
        <w:ind w:firstLine="422" w:firstLineChars="200"/>
        <w:jc w:val="center"/>
        <w:rPr>
          <w:rFonts w:hint="eastAsia" w:ascii="宋体" w:hAnsi="宋体"/>
          <w:sz w:val="21"/>
          <w:szCs w:val="21"/>
        </w:rPr>
      </w:pPr>
      <w:bookmarkStart w:id="39" w:name="_Toc12806"/>
      <w:bookmarkStart w:id="40" w:name="_Toc194741911"/>
      <w:bookmarkStart w:id="41" w:name="_Toc459392464"/>
      <w:r>
        <w:rPr>
          <w:rFonts w:hint="eastAsia" w:ascii="宋体" w:hAnsi="宋体"/>
          <w:sz w:val="21"/>
          <w:szCs w:val="21"/>
        </w:rPr>
        <w:t>十三、指令的发送、确认与执行</w:t>
      </w:r>
      <w:bookmarkEnd w:id="39"/>
      <w:bookmarkEnd w:id="40"/>
      <w:bookmarkEnd w:id="41"/>
    </w:p>
    <w:p w14:paraId="42009DE4">
      <w:pPr>
        <w:spacing w:line="360" w:lineRule="auto"/>
        <w:ind w:firstLine="420" w:firstLineChars="200"/>
        <w:rPr>
          <w:rFonts w:hint="eastAsia" w:ascii="宋体" w:hAnsi="宋体"/>
          <w:szCs w:val="21"/>
        </w:rPr>
      </w:pPr>
    </w:p>
    <w:p w14:paraId="2CB61829">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（一）基金管理人对预留印鉴的授权及更换被授权人的程序</w:t>
      </w:r>
    </w:p>
    <w:p w14:paraId="60C998B0">
      <w:pPr>
        <w:spacing w:line="360" w:lineRule="auto"/>
        <w:ind w:firstLine="420" w:firstLineChars="200"/>
        <w:rPr>
          <w:rFonts w:hint="eastAsia" w:ascii="宋体" w:hAnsi="宋体"/>
          <w:szCs w:val="21"/>
        </w:rPr>
      </w:pPr>
      <w:bookmarkStart w:id="42" w:name="OLE_LINK1"/>
      <w:r>
        <w:rPr>
          <w:rFonts w:hint="eastAsia" w:ascii="宋体" w:hAnsi="宋体"/>
          <w:szCs w:val="21"/>
        </w:rPr>
        <w:t>基金管理人应向基金托管人提供资金划拨指令的预留印鉴。预留印鉴包括但不限于管理人预留的印章样本、有权签字人签字或名章样本。基金管理人需在预留印鉴上加盖公章。</w:t>
      </w:r>
      <w:bookmarkEnd w:id="42"/>
    </w:p>
    <w:p w14:paraId="30F36FD4">
      <w:pPr>
        <w:spacing w:line="360" w:lineRule="auto"/>
        <w:ind w:firstLine="420" w:firstLineChars="200"/>
        <w:rPr>
          <w:rFonts w:hint="eastAsia" w:ascii="宋体" w:hAnsi="宋体"/>
          <w:szCs w:val="21"/>
        </w:rPr>
      </w:pPr>
      <w:r>
        <w:rPr>
          <w:rFonts w:hint="eastAsia" w:ascii="宋体" w:hAnsi="宋体"/>
          <w:szCs w:val="21"/>
        </w:rPr>
        <w:t>同时，划款指令预留印鉴还需同时载明管理人投资监督联络人及联系方式，包括办公电话、移动电话、邮箱、传真和邮寄地址。</w:t>
      </w:r>
    </w:p>
    <w:p w14:paraId="0615F455">
      <w:pPr>
        <w:spacing w:line="360" w:lineRule="auto"/>
        <w:ind w:firstLine="420" w:firstLineChars="200"/>
        <w:rPr>
          <w:rFonts w:hint="eastAsia" w:ascii="宋体" w:hAnsi="宋体"/>
          <w:szCs w:val="21"/>
        </w:rPr>
      </w:pPr>
      <w:r>
        <w:rPr>
          <w:rFonts w:hint="eastAsia" w:ascii="宋体" w:hAnsi="宋体"/>
          <w:szCs w:val="21"/>
        </w:rPr>
        <w:t>基金管理人更换预留印鉴，必须提前至少一个工作日，使用传真方式或其他基金管理人和基金托管人认可的方式向基金托管人发出由基金管理人加盖公章的预留印鉴，同时电话通知基金托管人。</w:t>
      </w:r>
    </w:p>
    <w:p w14:paraId="134B0BF7">
      <w:pPr>
        <w:spacing w:line="360" w:lineRule="auto"/>
        <w:ind w:firstLine="420" w:firstLineChars="200"/>
        <w:rPr>
          <w:rFonts w:hint="eastAsia" w:ascii="宋体" w:hAnsi="宋体"/>
          <w:szCs w:val="21"/>
        </w:rPr>
      </w:pPr>
      <w:r>
        <w:rPr>
          <w:rFonts w:hint="eastAsia" w:ascii="宋体" w:hAnsi="宋体"/>
          <w:szCs w:val="21"/>
        </w:rPr>
        <w:t>基金托管人在收到预留印鉴原件或变更预留印鉴原件并经电话或邮件确认后，预留印鉴即生效。如果预留印鉴原件或变更预留印鉴原件中载明具体生效时间的，该生效时间不得早于基金托管人收到预留印鉴原件或变更预留印鉴原件并经电话确认的时点。如生效时间早于基金托管人收到预留印鉴原件或变更预留印鉴原件并经电话确认的时点，则以基金托管人收到预留印鉴原件或变更预留印鉴原件并经电话确认的时点为预留印鉴或变更预留印鉴的生效时间。</w:t>
      </w:r>
    </w:p>
    <w:p w14:paraId="4116C737">
      <w:pPr>
        <w:spacing w:line="360" w:lineRule="auto"/>
        <w:ind w:firstLine="420" w:firstLineChars="200"/>
        <w:rPr>
          <w:rFonts w:hint="eastAsia" w:ascii="宋体" w:hAnsi="宋体"/>
          <w:szCs w:val="21"/>
        </w:rPr>
      </w:pPr>
      <w:r>
        <w:rPr>
          <w:rFonts w:hint="eastAsia" w:ascii="宋体" w:hAnsi="宋体"/>
          <w:szCs w:val="21"/>
        </w:rPr>
        <w:t>基金管理人和基金托管人对预留印鉴负有保密义务，其内容不得向相关人员以外的任何人泄露。</w:t>
      </w:r>
    </w:p>
    <w:p w14:paraId="21E56392">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（二）指令的内容</w:t>
      </w:r>
    </w:p>
    <w:p w14:paraId="7829A2AA">
      <w:pPr>
        <w:spacing w:line="360" w:lineRule="auto"/>
        <w:ind w:firstLine="420" w:firstLineChars="200"/>
        <w:rPr>
          <w:rFonts w:hint="eastAsia" w:ascii="宋体" w:hAnsi="宋体"/>
          <w:szCs w:val="21"/>
        </w:rPr>
      </w:pPr>
      <w:r>
        <w:rPr>
          <w:rFonts w:hint="eastAsia" w:ascii="宋体" w:hAnsi="宋体"/>
          <w:szCs w:val="21"/>
        </w:rPr>
        <w:t>指令是在管理基金财产时，基金管理人向基金托管人发出的资金划拨及其他款项支付的指令。基金管理人发给基金托管人的指令应写明款项事由、指令的执行时间、金额、收款账户信息等，并加盖预留印鉴。</w:t>
      </w:r>
    </w:p>
    <w:p w14:paraId="705250A9">
      <w:pPr>
        <w:spacing w:line="360" w:lineRule="auto"/>
        <w:ind w:firstLine="420" w:firstLineChars="200"/>
        <w:rPr>
          <w:rFonts w:hint="eastAsia" w:ascii="宋体" w:hAnsi="宋体"/>
          <w:szCs w:val="21"/>
        </w:rPr>
      </w:pPr>
      <w:r>
        <w:rPr>
          <w:rFonts w:hint="eastAsia" w:ascii="宋体" w:hAnsi="宋体"/>
          <w:szCs w:val="21"/>
        </w:rPr>
        <w:t>（三）指令的发送、确认和执行的时间及程序</w:t>
      </w:r>
    </w:p>
    <w:p w14:paraId="20ED5BCE">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1、指令的发送</w:t>
      </w:r>
    </w:p>
    <w:p w14:paraId="4CE7C3C7">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指令由基金管理人用传真方式或其他基金管理人和基金托管人认可的方式（例如邮件等方式）向基金托管人发送。以传真方式发送的划款指令，收件人（基金托管人）确认该指令已成功接收之时视为送达。以电子邮件接收到的划款指令，托管人接收划款指令的指定邮箱接收到附有划款指令及有效附件的邮件后，视为该指令成功送达。</w:t>
      </w:r>
    </w:p>
    <w:p w14:paraId="724E903E">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基金管理人应按照相关法律法规以及本合同的规定，在其合法的经营权限和交易权限内发送划款指令，并保证划款指令及其附件的合法、真实、完整和有效。如因基金管理人提供的上述文件不合法、不真实、不完整或失去效力而影响基金托管人的审核或给任何第三人带来损失，基金托管人不承担任何形式的责任。</w:t>
      </w:r>
    </w:p>
    <w:p w14:paraId="4B008A64">
      <w:pPr>
        <w:autoSpaceDE w:val="0"/>
        <w:autoSpaceDN w:val="0"/>
        <w:adjustRightInd w:val="0"/>
        <w:spacing w:line="360" w:lineRule="auto"/>
        <w:ind w:firstLine="420" w:firstLineChars="200"/>
        <w:jc w:val="left"/>
        <w:rPr>
          <w:rFonts w:hint="eastAsia" w:ascii="宋体" w:hAnsi="宋体"/>
          <w:kern w:val="0"/>
        </w:rPr>
      </w:pPr>
      <w:r>
        <w:rPr>
          <w:rFonts w:hint="eastAsia" w:ascii="宋体" w:hAnsi="宋体"/>
          <w:szCs w:val="21"/>
        </w:rPr>
        <w:t>基金管理人在发送指令时，应为基金托管人留出执行指令所必需的时间。由基金管理人原因造成的指令传输不及时、未能留出足够划款所需时间，致使资金未能及时到账所造成的损失由基金管理人承担。</w:t>
      </w:r>
      <w:r>
        <w:rPr>
          <w:rFonts w:hint="eastAsia" w:ascii="宋体" w:hAnsi="宋体"/>
          <w:kern w:val="0"/>
        </w:rPr>
        <w:t>除需考虑资金在途时间外，基金管理人还需为基金托管人留有2小时的复核和审批时间。在每个工作日的13：00以后接收基金管理人发出的银证转账、银期转账以及当日内进行场内交收的划款指令的，基金托管人不保证当日完成划转流程；在每个工作日的15：00以后接收基金管理人发出的其他划款指令，基金托管人不保证当日完成在银行的划付流程。</w:t>
      </w:r>
    </w:p>
    <w:p w14:paraId="6EC9FF82">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kern w:val="0"/>
        </w:rPr>
        <w:t>2、指令的确认</w:t>
      </w:r>
    </w:p>
    <w:p w14:paraId="565C0E9E">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基金管理人有义务在发送指令后与托管人以电话或托管人与管理人约定的方式进行确认。因基金管理人未能及时与基金托管人进行指令确认，致使资金未能及时划付所造成的损失，基金托管人不承担责任。</w:t>
      </w:r>
    </w:p>
    <w:p w14:paraId="24A9AEEC">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3、指令的执行</w:t>
      </w:r>
    </w:p>
    <w:p w14:paraId="1CA86050">
      <w:pPr>
        <w:spacing w:line="360" w:lineRule="auto"/>
        <w:ind w:firstLine="420" w:firstLineChars="200"/>
        <w:rPr>
          <w:rFonts w:hint="eastAsia" w:ascii="宋体" w:hAnsi="宋体"/>
          <w:szCs w:val="21"/>
        </w:rPr>
      </w:pPr>
      <w:r>
        <w:rPr>
          <w:rFonts w:hint="eastAsia" w:ascii="宋体" w:hAnsi="宋体"/>
          <w:szCs w:val="21"/>
        </w:rPr>
        <w:t>基金托管人收到基金管理人发送的指令后，应对以传真或邮件方式发送的划款指令进行形式审查，验证指令的书面要素是否齐全、审核印鉴和签名是否和预留印鉴和签名样本相符，复核无误后及时执行。若存在异议或不符，基金托管人立即与基金管理人进行电话或邮件（邮件默认为管理人发送指令的发件人邮箱）联系和沟通，并要求基金管理人重新发送经修改的指令。</w:t>
      </w:r>
    </w:p>
    <w:p w14:paraId="0283A8F8">
      <w:pPr>
        <w:tabs>
          <w:tab w:val="left" w:pos="142"/>
        </w:tabs>
        <w:spacing w:line="360" w:lineRule="auto"/>
        <w:ind w:firstLine="420"/>
        <w:rPr>
          <w:rFonts w:hint="eastAsia" w:ascii="宋体" w:hAnsi="宋体" w:cs="宋体"/>
          <w:szCs w:val="21"/>
        </w:rPr>
      </w:pPr>
      <w:r>
        <w:rPr>
          <w:rFonts w:hint="eastAsia" w:ascii="宋体" w:hAnsi="宋体"/>
          <w:szCs w:val="21"/>
        </w:rPr>
        <w:t>基金托管人有权要求基金管理人传真或邮件提供相关交易凭证、合同或其他有效会计资料。</w:t>
      </w:r>
      <w:r>
        <w:rPr>
          <w:rFonts w:hint="eastAsia" w:ascii="宋体" w:hAnsi="宋体" w:cs="宋体"/>
          <w:szCs w:val="21"/>
        </w:rPr>
        <w:t>当本基金进行场外投资，要求基金托管人从托管资金账户向指定的收款账户划款时，基金管理人需向基金托管人提供以下资料：</w:t>
      </w:r>
    </w:p>
    <w:p w14:paraId="0FF5E5A6">
      <w:pPr>
        <w:tabs>
          <w:tab w:val="left" w:pos="142"/>
        </w:tabs>
        <w:spacing w:line="360" w:lineRule="auto"/>
        <w:ind w:firstLine="420"/>
        <w:rPr>
          <w:rFonts w:hint="eastAsia" w:ascii="宋体" w:hAnsi="宋体" w:cs="宋体"/>
          <w:szCs w:val="21"/>
        </w:rPr>
      </w:pPr>
      <w:r>
        <w:rPr>
          <w:rFonts w:hint="eastAsia" w:ascii="宋体" w:hAnsi="宋体" w:cs="宋体"/>
          <w:szCs w:val="21"/>
        </w:rPr>
        <w:t>（1）</w:t>
      </w:r>
      <w:r>
        <w:rPr>
          <w:rFonts w:hint="eastAsia" w:ascii="宋体" w:hAnsi="宋体"/>
          <w:szCs w:val="21"/>
        </w:rPr>
        <w:t>基金投资</w:t>
      </w:r>
      <w:r>
        <w:rPr>
          <w:rFonts w:hint="eastAsia" w:ascii="宋体" w:hAnsi="宋体" w:cs="宋体"/>
          <w:szCs w:val="21"/>
        </w:rPr>
        <w:t>交易相关文件（当事人签署版）；</w:t>
      </w:r>
    </w:p>
    <w:p w14:paraId="6777C395">
      <w:pPr>
        <w:tabs>
          <w:tab w:val="left" w:pos="142"/>
        </w:tabs>
        <w:spacing w:line="360" w:lineRule="auto"/>
        <w:ind w:firstLine="420"/>
        <w:rPr>
          <w:rFonts w:hint="eastAsia" w:ascii="宋体" w:hAnsi="宋体" w:cs="宋体"/>
          <w:szCs w:val="21"/>
        </w:rPr>
      </w:pPr>
      <w:r>
        <w:rPr>
          <w:rFonts w:hint="eastAsia" w:ascii="宋体" w:hAnsi="宋体" w:cs="宋体"/>
          <w:szCs w:val="21"/>
        </w:rPr>
        <w:t>（2）收款账户证明文件；</w:t>
      </w:r>
    </w:p>
    <w:p w14:paraId="78971766">
      <w:pPr>
        <w:spacing w:line="360" w:lineRule="auto"/>
        <w:ind w:firstLine="420" w:firstLineChars="200"/>
        <w:rPr>
          <w:rFonts w:hint="eastAsia" w:ascii="宋体" w:hAnsi="宋体" w:cs="宋体"/>
          <w:szCs w:val="21"/>
        </w:rPr>
      </w:pPr>
      <w:r>
        <w:rPr>
          <w:rFonts w:hint="eastAsia" w:ascii="宋体" w:hAnsi="宋体" w:cs="宋体"/>
          <w:szCs w:val="21"/>
        </w:rPr>
        <w:t>（3）托管人认为必要的投资划款相关支持性文件。</w:t>
      </w:r>
    </w:p>
    <w:p w14:paraId="57698FF3">
      <w:pPr>
        <w:spacing w:line="360" w:lineRule="auto"/>
        <w:ind w:firstLine="420" w:firstLineChars="200"/>
        <w:rPr>
          <w:rFonts w:hint="eastAsia" w:ascii="宋体" w:hAnsi="宋体" w:cs="宋体"/>
          <w:szCs w:val="21"/>
        </w:rPr>
      </w:pPr>
      <w:r>
        <w:rPr>
          <w:rFonts w:hint="eastAsia" w:ascii="宋体" w:hAnsi="宋体" w:cs="宋体"/>
          <w:szCs w:val="21"/>
        </w:rPr>
        <w:t>基金管理人应确保所提供的上述文件合法、真实、完整和有效。</w:t>
      </w:r>
    </w:p>
    <w:p w14:paraId="07C44CB3">
      <w:pPr>
        <w:spacing w:line="360" w:lineRule="auto"/>
        <w:ind w:firstLine="420" w:firstLineChars="200"/>
        <w:rPr>
          <w:rFonts w:hint="eastAsia" w:ascii="宋体" w:hAnsi="宋体"/>
          <w:szCs w:val="21"/>
        </w:rPr>
      </w:pPr>
      <w:r>
        <w:rPr>
          <w:rFonts w:hint="eastAsia" w:ascii="宋体" w:hAnsi="宋体"/>
          <w:szCs w:val="21"/>
        </w:rPr>
        <w:t>4、如基金管理人与基金托管人签署《资产托管网上综合服务协议》（简称服务协议），或基金管理人和基金托管人约定的其他服务协议等文件，并按照服务协议约定方式进行指令发送、确认及执行的，本章节相关内容以服务协议为准。服务协议中关于指令的发送、确认、执行及责任承担相关内容的未尽事宜，仍应参照本章节约定执行。</w:t>
      </w:r>
    </w:p>
    <w:p w14:paraId="10BF2654">
      <w:pPr>
        <w:spacing w:line="360" w:lineRule="auto"/>
        <w:ind w:firstLine="420" w:firstLineChars="200"/>
        <w:rPr>
          <w:rFonts w:hint="eastAsia" w:ascii="宋体" w:hAnsi="宋体"/>
          <w:szCs w:val="21"/>
        </w:rPr>
      </w:pPr>
      <w:r>
        <w:rPr>
          <w:rFonts w:hint="eastAsia" w:ascii="宋体" w:hAnsi="宋体"/>
          <w:szCs w:val="21"/>
        </w:rPr>
        <w:t>（四）基金托管人依照法律法规暂缓、拒绝执行指令的情形和处理程序</w:t>
      </w:r>
    </w:p>
    <w:p w14:paraId="102E19F1">
      <w:pPr>
        <w:pStyle w:val="13"/>
        <w:rPr>
          <w:rFonts w:hint="eastAsia" w:ascii="宋体" w:hAnsi="宋体"/>
          <w:color w:val="auto"/>
        </w:rPr>
      </w:pPr>
      <w:r>
        <w:rPr>
          <w:rFonts w:hint="eastAsia" w:ascii="宋体" w:hAnsi="宋体"/>
          <w:color w:val="auto"/>
        </w:rPr>
        <w:t>基金托管人发现基金管理人发送的指令违反《基金法》、本合同或其他有关法律法规的规定时，不予执行，并应及时通知基金管理人纠正，基金管理人收到通知后应及时处理，由此造成的损失由基金管理人承担。</w:t>
      </w:r>
    </w:p>
    <w:p w14:paraId="53A5F995">
      <w:pPr>
        <w:tabs>
          <w:tab w:val="left" w:pos="600"/>
        </w:tabs>
        <w:spacing w:line="360" w:lineRule="auto"/>
        <w:ind w:firstLine="420" w:firstLineChars="200"/>
        <w:rPr>
          <w:rFonts w:hint="eastAsia" w:ascii="宋体" w:hAnsi="宋体"/>
          <w:szCs w:val="21"/>
        </w:rPr>
      </w:pPr>
      <w:r>
        <w:rPr>
          <w:rFonts w:hint="eastAsia" w:ascii="宋体" w:hAnsi="宋体"/>
          <w:szCs w:val="21"/>
        </w:rPr>
        <w:t>（五）基金管理人发送错误指令的情形和处理程序</w:t>
      </w:r>
    </w:p>
    <w:p w14:paraId="2164AA77">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基金管理人发送错误指令的情形包括指令发送人员无权或超越权限发送指令、指令账户信息不全或有误、预留印鉴不全或不符、交割信息错误，指令中重要信息模糊不清或不全等。基金托管人在履行监督职能时，如发现基金管理人的指令错误时，有权拒绝执行，并及时通知基金管理人改正。</w:t>
      </w:r>
    </w:p>
    <w:p w14:paraId="2DEC48D6">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（六）指令的保管</w:t>
      </w:r>
    </w:p>
    <w:p w14:paraId="5CB2F6A8">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指令若以传真形式发出或以邮件方式发送，则正本由基金管理人保管，基金托管人保管指令传真件或邮件发送的签署版本扫描件。当两者不一致时，以基金托管人收到的投资指令传真件或签署版本扫描件为准。</w:t>
      </w:r>
    </w:p>
    <w:p w14:paraId="58AD7EB8">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（七）相关责任</w:t>
      </w:r>
    </w:p>
    <w:p w14:paraId="12E34412">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基金托管人正确执行基金管理人符合本合同规定、合法合规的划款指令，基金财产发生损失的，基金托管人不承担任何形式的责任。在正常业务受理渠道和指令规定的时间内，因基金托管人原因未能及时或正确执行符合本合同规定、合法合规的划款指令而导致基金财产受损的，基金托管人应承担相应的责任，但基金托管人如遇到不可抗力的情况除外。对基金管理人在没有充足资金的情况下向基金托管人发出的指令，基金托管人有权拒绝执行，基金托管人不承担因为不执行该指令而造成的损失。</w:t>
      </w:r>
    </w:p>
    <w:p w14:paraId="33B7173E">
      <w:pPr>
        <w:autoSpaceDE w:val="0"/>
        <w:autoSpaceDN w:val="0"/>
        <w:adjustRightInd w:val="0"/>
        <w:spacing w:line="360" w:lineRule="auto"/>
        <w:ind w:firstLine="420" w:firstLineChars="200"/>
        <w:jc w:val="left"/>
        <w:rPr>
          <w:rFonts w:hint="eastAsia" w:ascii="宋体" w:hAnsi="宋体"/>
          <w:szCs w:val="21"/>
        </w:rPr>
      </w:pPr>
      <w:r>
        <w:rPr>
          <w:rFonts w:hint="eastAsia" w:ascii="宋体" w:hAnsi="宋体"/>
          <w:szCs w:val="21"/>
        </w:rPr>
        <w:t>对于与预留印鉴核对无误的指令，基金管理人不得否认其效力。如果基金管理人的划款指令存在事实上未经授权、欺诈、伪造或未能按时提供划款指令人员的预留印鉴和签字样本等非基金托管人原因造成的情形，只要基金托管人根据本合同相关规定验证有关印鉴与签名无误，基金托管人不承担因正确执行有关指令而给基金管理人或基金财产或任何第三人带来的损失，全部责任由基金管理人承担。</w:t>
      </w:r>
    </w:p>
    <w:p w14:paraId="120381EA">
      <w:pPr>
        <w:autoSpaceDE w:val="0"/>
        <w:autoSpaceDN w:val="0"/>
        <w:adjustRightInd w:val="0"/>
        <w:spacing w:line="360" w:lineRule="auto"/>
        <w:ind w:firstLine="420" w:firstLineChars="200"/>
        <w:jc w:val="left"/>
        <w:rPr>
          <w:rFonts w:hint="eastAsia" w:ascii="宋体" w:hAnsi="宋体"/>
          <w:szCs w:val="21"/>
        </w:rPr>
      </w:pPr>
    </w:p>
    <w:p w14:paraId="2B9BA010">
      <w:pPr>
        <w:pStyle w:val="2"/>
        <w:spacing w:before="0" w:after="0" w:line="360" w:lineRule="auto"/>
        <w:ind w:firstLine="422" w:firstLineChars="200"/>
        <w:jc w:val="center"/>
        <w:rPr>
          <w:rFonts w:hint="eastAsia" w:ascii="宋体" w:hAnsi="宋体"/>
          <w:sz w:val="21"/>
          <w:szCs w:val="21"/>
        </w:rPr>
      </w:pPr>
      <w:bookmarkStart w:id="43" w:name="_Toc999"/>
      <w:bookmarkStart w:id="44" w:name="_Toc194741912"/>
      <w:bookmarkStart w:id="45" w:name="_Toc459392465"/>
      <w:r>
        <w:rPr>
          <w:rFonts w:hint="eastAsia" w:ascii="宋体" w:hAnsi="宋体"/>
          <w:sz w:val="21"/>
          <w:szCs w:val="21"/>
        </w:rPr>
        <w:t>十四、交易及清算交收安排</w:t>
      </w:r>
      <w:bookmarkEnd w:id="43"/>
      <w:bookmarkEnd w:id="44"/>
      <w:bookmarkEnd w:id="45"/>
    </w:p>
    <w:p w14:paraId="0C58462E">
      <w:pPr>
        <w:spacing w:line="360" w:lineRule="auto"/>
        <w:ind w:firstLine="420" w:firstLineChars="200"/>
        <w:rPr>
          <w:rFonts w:hint="eastAsia" w:ascii="宋体" w:hAnsi="宋体"/>
          <w:szCs w:val="21"/>
        </w:rPr>
      </w:pPr>
      <w:bookmarkStart w:id="46" w:name="_Toc194741913"/>
      <w:bookmarkStart w:id="47" w:name="_Toc194292255"/>
      <w:bookmarkStart w:id="48" w:name="_Toc22454452"/>
      <w:bookmarkStart w:id="49" w:name="_Toc48703904"/>
    </w:p>
    <w:p w14:paraId="31890750">
      <w:pPr>
        <w:spacing w:line="360" w:lineRule="auto"/>
        <w:ind w:firstLine="420" w:firstLineChars="200"/>
        <w:rPr>
          <w:rFonts w:hint="eastAsia" w:ascii="宋体" w:hAnsi="宋体"/>
          <w:szCs w:val="21"/>
        </w:rPr>
      </w:pPr>
      <w:r>
        <w:rPr>
          <w:rFonts w:hint="eastAsia" w:ascii="宋体" w:hAnsi="宋体"/>
          <w:szCs w:val="21"/>
        </w:rPr>
        <w:t>（一）选择证券经纪机构的程序</w:t>
      </w:r>
    </w:p>
    <w:p w14:paraId="70EA4F2B">
      <w:pPr>
        <w:spacing w:line="360" w:lineRule="auto"/>
        <w:ind w:firstLine="420" w:firstLineChars="200"/>
        <w:rPr>
          <w:rFonts w:hint="eastAsia" w:ascii="宋体" w:hAnsi="宋体"/>
          <w:szCs w:val="21"/>
        </w:rPr>
      </w:pPr>
      <w:r>
        <w:rPr>
          <w:rFonts w:hint="eastAsia" w:ascii="宋体" w:hAnsi="宋体"/>
          <w:szCs w:val="21"/>
        </w:rPr>
        <w:t>基金管理人负责选择代理本基金财产证券买卖的证券经纪机构，并与其签订证券经纪合同，基金管理人、基金托管人和证券经纪机构可就基金参与证券交易的具体事项另行签订协议。</w:t>
      </w:r>
    </w:p>
    <w:bookmarkEnd w:id="46"/>
    <w:bookmarkEnd w:id="47"/>
    <w:bookmarkEnd w:id="48"/>
    <w:bookmarkEnd w:id="49"/>
    <w:p w14:paraId="67EC0CEB">
      <w:pPr>
        <w:spacing w:line="360" w:lineRule="auto"/>
        <w:ind w:firstLine="420" w:firstLineChars="200"/>
        <w:rPr>
          <w:rFonts w:hint="eastAsia" w:ascii="宋体" w:hAnsi="宋体"/>
          <w:szCs w:val="21"/>
        </w:rPr>
      </w:pPr>
      <w:bookmarkStart w:id="50" w:name="_Toc48703905"/>
      <w:bookmarkStart w:id="51" w:name="_Toc194741914"/>
      <w:bookmarkStart w:id="52" w:name="_Toc194292256"/>
      <w:r>
        <w:rPr>
          <w:rFonts w:hint="eastAsia" w:ascii="宋体" w:hAnsi="宋体"/>
          <w:szCs w:val="21"/>
        </w:rPr>
        <w:t>（二）投资证券后的清算</w:t>
      </w:r>
      <w:bookmarkEnd w:id="50"/>
      <w:r>
        <w:rPr>
          <w:rFonts w:hint="eastAsia" w:ascii="宋体" w:hAnsi="宋体"/>
          <w:szCs w:val="21"/>
        </w:rPr>
        <w:t>交收安排</w:t>
      </w:r>
      <w:bookmarkEnd w:id="51"/>
      <w:bookmarkEnd w:id="52"/>
    </w:p>
    <w:p w14:paraId="65B88D94">
      <w:pPr>
        <w:spacing w:line="360" w:lineRule="auto"/>
        <w:ind w:firstLine="420" w:firstLineChars="200"/>
        <w:rPr>
          <w:rFonts w:hint="eastAsia" w:ascii="宋体" w:hAnsi="宋体"/>
          <w:szCs w:val="21"/>
        </w:rPr>
      </w:pPr>
      <w:r>
        <w:rPr>
          <w:rFonts w:hint="eastAsia" w:ascii="宋体" w:hAnsi="宋体"/>
          <w:szCs w:val="21"/>
        </w:rPr>
        <w:t>1、本基金通过证券经纪机构进行的交易由证券经纪机构作为结算参与人代理本基金进行结算；本基金其他证券交易由基金托管人或相关机构负责结算。</w:t>
      </w:r>
    </w:p>
    <w:p w14:paraId="741C4A6B">
      <w:pPr>
        <w:spacing w:line="360" w:lineRule="auto"/>
        <w:ind w:firstLine="420" w:firstLineChars="200"/>
        <w:rPr>
          <w:rFonts w:hint="eastAsia" w:ascii="宋体" w:hAnsi="宋体"/>
          <w:szCs w:val="21"/>
        </w:rPr>
      </w:pPr>
      <w:r>
        <w:rPr>
          <w:rFonts w:hint="eastAsia" w:ascii="宋体" w:hAnsi="宋体"/>
          <w:szCs w:val="21"/>
        </w:rPr>
        <w:t>2、证券交易所证券资金结算</w:t>
      </w:r>
    </w:p>
    <w:p w14:paraId="7C5FDB09">
      <w:pPr>
        <w:spacing w:line="360" w:lineRule="auto"/>
        <w:ind w:firstLine="420" w:firstLineChars="200"/>
        <w:rPr>
          <w:rFonts w:hint="eastAsia" w:ascii="宋体" w:hAnsi="宋体"/>
          <w:szCs w:val="21"/>
        </w:rPr>
      </w:pPr>
      <w:r>
        <w:rPr>
          <w:rFonts w:hint="eastAsia" w:ascii="宋体" w:hAnsi="宋体"/>
          <w:szCs w:val="21"/>
        </w:rPr>
        <w:t>基金托管人、基金管理人应共同遵守中登公司制定的相关业务规则和规定，该等规则和规定自动成为本条款约定的内容。</w:t>
      </w:r>
    </w:p>
    <w:p w14:paraId="0462E554">
      <w:pPr>
        <w:spacing w:line="360" w:lineRule="auto"/>
        <w:ind w:firstLine="420" w:firstLineChars="200"/>
        <w:rPr>
          <w:rFonts w:hint="eastAsia" w:ascii="宋体" w:hAnsi="宋体"/>
          <w:szCs w:val="21"/>
        </w:rPr>
      </w:pPr>
      <w:r>
        <w:rPr>
          <w:rFonts w:hint="eastAsia" w:ascii="宋体" w:hAnsi="宋体"/>
          <w:szCs w:val="21"/>
        </w:rPr>
        <w:t>基金管理人在投资前，应充分知晓与理解中登公司针对各类交易品种制定结算业务规则和规定。</w:t>
      </w:r>
    </w:p>
    <w:p w14:paraId="61048122">
      <w:pPr>
        <w:spacing w:line="360" w:lineRule="auto"/>
        <w:ind w:firstLine="420" w:firstLineChars="200"/>
        <w:rPr>
          <w:rFonts w:hint="eastAsia" w:ascii="宋体" w:hAnsi="宋体"/>
          <w:szCs w:val="21"/>
        </w:rPr>
      </w:pPr>
      <w:r>
        <w:rPr>
          <w:rFonts w:hint="eastAsia" w:ascii="宋体" w:hAnsi="宋体"/>
          <w:szCs w:val="21"/>
        </w:rPr>
        <w:t>证券经纪机构代理本基金财产与中登公司完成证券交易及非交易涉及的证券资金结算业务，并承担由证券经纪机构原因造成的正常结算、交收业务无法完成的责任；若由于基金管理人原因造成的正常结算业务无法完成，责任由基金管理人承担。</w:t>
      </w:r>
    </w:p>
    <w:p w14:paraId="04DAE958">
      <w:pPr>
        <w:spacing w:line="360" w:lineRule="auto"/>
        <w:ind w:firstLine="420" w:firstLineChars="200"/>
        <w:rPr>
          <w:rFonts w:hint="eastAsia" w:ascii="宋体" w:hAnsi="宋体"/>
          <w:szCs w:val="21"/>
        </w:rPr>
      </w:pPr>
      <w:r>
        <w:rPr>
          <w:rFonts w:hint="eastAsia" w:ascii="宋体" w:hAnsi="宋体"/>
          <w:szCs w:val="21"/>
        </w:rPr>
        <w:t>3、对于任何原因发生的证券资金交收违约事件，相关各方应当及时协商解决。</w:t>
      </w:r>
    </w:p>
    <w:p w14:paraId="5D368F56">
      <w:pPr>
        <w:spacing w:line="360" w:lineRule="auto"/>
        <w:ind w:firstLine="420" w:firstLineChars="200"/>
        <w:rPr>
          <w:rFonts w:hint="eastAsia" w:ascii="宋体" w:hAnsi="宋体"/>
          <w:szCs w:val="21"/>
        </w:rPr>
      </w:pPr>
      <w:bookmarkStart w:id="53" w:name="_Toc194741915"/>
      <w:bookmarkStart w:id="54" w:name="_Toc194292257"/>
      <w:bookmarkStart w:id="55" w:name="_Toc48703906"/>
      <w:r>
        <w:rPr>
          <w:rFonts w:hint="eastAsia" w:ascii="宋体" w:hAnsi="宋体"/>
          <w:szCs w:val="21"/>
        </w:rPr>
        <w:t>（三）资金、证券账目及交易记录的核对</w:t>
      </w:r>
      <w:bookmarkEnd w:id="53"/>
      <w:bookmarkEnd w:id="54"/>
      <w:bookmarkEnd w:id="55"/>
    </w:p>
    <w:p w14:paraId="1125C331">
      <w:pPr>
        <w:spacing w:line="360" w:lineRule="auto"/>
        <w:ind w:firstLine="420" w:firstLineChars="200"/>
        <w:rPr>
          <w:rFonts w:hint="eastAsia" w:ascii="宋体" w:hAnsi="宋体"/>
          <w:szCs w:val="21"/>
        </w:rPr>
      </w:pPr>
      <w:r>
        <w:rPr>
          <w:rFonts w:hint="eastAsia" w:ascii="宋体" w:hAnsi="宋体"/>
          <w:szCs w:val="21"/>
        </w:rPr>
        <w:t>基金管理人和基金托管人定期对资产的资金、证券账目、期货账户、实物券账目、交易记录进行核对。</w:t>
      </w:r>
    </w:p>
    <w:p w14:paraId="70BDE652">
      <w:pPr>
        <w:spacing w:line="360" w:lineRule="auto"/>
        <w:ind w:firstLine="420" w:firstLineChars="200"/>
        <w:rPr>
          <w:rFonts w:hint="eastAsia" w:ascii="宋体" w:hAnsi="宋体"/>
          <w:szCs w:val="21"/>
        </w:rPr>
      </w:pPr>
      <w:r>
        <w:rPr>
          <w:rFonts w:hint="eastAsia" w:ascii="宋体" w:hAnsi="宋体"/>
          <w:szCs w:val="21"/>
        </w:rPr>
        <w:t>（四）申购或赎回</w:t>
      </w:r>
      <w:r>
        <w:rPr>
          <w:rFonts w:ascii="宋体" w:hAnsi="宋体"/>
          <w:szCs w:val="21"/>
        </w:rPr>
        <w:t>的资金清算</w:t>
      </w:r>
    </w:p>
    <w:p w14:paraId="4039C87B">
      <w:pPr>
        <w:spacing w:line="360" w:lineRule="auto"/>
        <w:ind w:firstLine="420" w:firstLineChars="200"/>
        <w:rPr>
          <w:rFonts w:hint="eastAsia" w:ascii="宋体" w:hAnsi="宋体"/>
          <w:szCs w:val="21"/>
        </w:rPr>
      </w:pPr>
      <w:r>
        <w:rPr>
          <w:rFonts w:ascii="宋体" w:hAnsi="宋体"/>
          <w:szCs w:val="21"/>
        </w:rPr>
        <w:t>1</w:t>
      </w:r>
      <w:r>
        <w:rPr>
          <w:rFonts w:hint="eastAsia" w:ascii="宋体" w:hAnsi="宋体"/>
          <w:szCs w:val="21"/>
        </w:rPr>
        <w:t>、</w:t>
      </w:r>
      <w:r>
        <w:rPr>
          <w:rFonts w:ascii="宋体" w:hAnsi="宋体"/>
          <w:szCs w:val="21"/>
        </w:rPr>
        <w:t>T日，</w:t>
      </w:r>
      <w:r>
        <w:rPr>
          <w:rFonts w:hint="eastAsia" w:ascii="宋体" w:hAnsi="宋体"/>
          <w:szCs w:val="21"/>
        </w:rPr>
        <w:t>基金投资者进行申购或赎回</w:t>
      </w:r>
      <w:r>
        <w:rPr>
          <w:rFonts w:ascii="宋体" w:hAnsi="宋体"/>
          <w:szCs w:val="21"/>
        </w:rPr>
        <w:t>申请</w:t>
      </w:r>
      <w:r>
        <w:rPr>
          <w:rFonts w:hint="eastAsia" w:ascii="宋体" w:hAnsi="宋体"/>
          <w:szCs w:val="21"/>
        </w:rPr>
        <w:t>。基金管理人在</w:t>
      </w:r>
      <w:r>
        <w:rPr>
          <w:rFonts w:ascii="宋体" w:hAnsi="宋体"/>
          <w:szCs w:val="21"/>
        </w:rPr>
        <w:t>T+N（2≤N≤5，N由管理人和托管人根据基金运作情况、技术条件支持等情况确认，其中默认N=2，在基金存续期间基金管理人有权对N进行调整，并通知基金份额持有人和托管人）</w:t>
      </w:r>
      <w:r>
        <w:rPr>
          <w:rFonts w:hint="eastAsia" w:ascii="宋体" w:hAnsi="宋体"/>
          <w:szCs w:val="21"/>
        </w:rPr>
        <w:t>日对T日的申购、赎回申请进行确认，并将确认的申购、赎回等数据向基金托管人传送。基金管理人、基金托管人根据确认数据进行账务处理。</w:t>
      </w:r>
    </w:p>
    <w:p w14:paraId="03CCF7B8">
      <w:pPr>
        <w:spacing w:line="360" w:lineRule="auto"/>
        <w:ind w:firstLine="420" w:firstLineChars="200"/>
        <w:rPr>
          <w:rFonts w:hint="eastAsia" w:ascii="宋体" w:hAnsi="宋体"/>
          <w:szCs w:val="21"/>
        </w:rPr>
      </w:pPr>
      <w:r>
        <w:rPr>
          <w:rFonts w:hint="eastAsia" w:ascii="宋体" w:hAnsi="宋体"/>
          <w:szCs w:val="21"/>
        </w:rPr>
        <w:t>2、基金份额持有人赎回申请确认后，基金管理人将在</w:t>
      </w:r>
      <w:r>
        <w:rPr>
          <w:rFonts w:ascii="宋体" w:hAnsi="宋体"/>
          <w:szCs w:val="21"/>
        </w:rPr>
        <w:t xml:space="preserve"> T</w:t>
      </w:r>
      <w:r>
        <w:rPr>
          <w:rFonts w:hint="eastAsia" w:ascii="宋体" w:hAnsi="宋体"/>
          <w:szCs w:val="21"/>
        </w:rPr>
        <w:t>＋7</w:t>
      </w:r>
      <w:r>
        <w:rPr>
          <w:rFonts w:ascii="宋体" w:hAnsi="宋体"/>
          <w:szCs w:val="21"/>
        </w:rPr>
        <w:t xml:space="preserve"> </w:t>
      </w:r>
      <w:r>
        <w:rPr>
          <w:rFonts w:hint="eastAsia" w:ascii="宋体" w:hAnsi="宋体"/>
          <w:szCs w:val="21"/>
        </w:rPr>
        <w:t>日</w:t>
      </w:r>
      <w:r>
        <w:rPr>
          <w:rFonts w:ascii="宋体" w:hAnsi="宋体"/>
          <w:szCs w:val="21"/>
        </w:rPr>
        <w:t>(</w:t>
      </w:r>
      <w:r>
        <w:rPr>
          <w:rFonts w:hint="eastAsia" w:ascii="宋体" w:hAnsi="宋体"/>
          <w:szCs w:val="21"/>
        </w:rPr>
        <w:t>包括T+7日</w:t>
      </w:r>
      <w:r>
        <w:rPr>
          <w:rFonts w:ascii="宋体" w:hAnsi="宋体"/>
          <w:szCs w:val="21"/>
        </w:rPr>
        <w:t>)</w:t>
      </w:r>
      <w:r>
        <w:rPr>
          <w:rFonts w:hint="eastAsia" w:ascii="宋体" w:hAnsi="宋体"/>
          <w:szCs w:val="21"/>
        </w:rPr>
        <w:t>内支付赎回款项。在发生巨额赎回时，款项的支付办法参照本合同有关条款处理。</w:t>
      </w:r>
    </w:p>
    <w:p w14:paraId="694809EF">
      <w:pPr>
        <w:spacing w:line="360" w:lineRule="auto"/>
        <w:ind w:firstLine="420" w:firstLineChars="200"/>
        <w:rPr>
          <w:rFonts w:hint="eastAsia" w:ascii="宋体" w:hAnsi="宋体"/>
          <w:szCs w:val="21"/>
        </w:rPr>
      </w:pPr>
      <w:r>
        <w:rPr>
          <w:rFonts w:hint="eastAsia" w:ascii="宋体" w:hAnsi="宋体"/>
          <w:szCs w:val="21"/>
        </w:rPr>
        <w:t>3、基金管理人</w:t>
      </w:r>
      <w:r>
        <w:rPr>
          <w:rFonts w:ascii="宋体" w:hAnsi="宋体"/>
          <w:szCs w:val="21"/>
        </w:rPr>
        <w:t>应对</w:t>
      </w:r>
      <w:r>
        <w:rPr>
          <w:rFonts w:hint="eastAsia" w:ascii="宋体" w:hAnsi="宋体"/>
          <w:szCs w:val="21"/>
        </w:rPr>
        <w:t>份额登记数据的准确性</w:t>
      </w:r>
      <w:r>
        <w:rPr>
          <w:rFonts w:ascii="宋体" w:hAnsi="宋体"/>
          <w:szCs w:val="21"/>
        </w:rPr>
        <w:t>负责。</w:t>
      </w:r>
      <w:r>
        <w:rPr>
          <w:rFonts w:hint="eastAsia" w:ascii="宋体" w:hAnsi="宋体"/>
          <w:szCs w:val="21"/>
        </w:rPr>
        <w:t>基金托管人</w:t>
      </w:r>
      <w:r>
        <w:rPr>
          <w:rFonts w:ascii="宋体" w:hAnsi="宋体"/>
          <w:szCs w:val="21"/>
        </w:rPr>
        <w:t>应及时查收</w:t>
      </w:r>
      <w:r>
        <w:rPr>
          <w:rFonts w:hint="eastAsia" w:ascii="宋体" w:hAnsi="宋体"/>
          <w:szCs w:val="21"/>
        </w:rPr>
        <w:t>申购</w:t>
      </w:r>
      <w:r>
        <w:rPr>
          <w:rFonts w:ascii="宋体" w:hAnsi="宋体"/>
          <w:szCs w:val="21"/>
        </w:rPr>
        <w:t>资金的到账情况并根据</w:t>
      </w:r>
      <w:r>
        <w:rPr>
          <w:rFonts w:hint="eastAsia" w:ascii="宋体" w:hAnsi="宋体"/>
          <w:szCs w:val="21"/>
        </w:rPr>
        <w:t>基金管理人</w:t>
      </w:r>
      <w:r>
        <w:rPr>
          <w:rFonts w:ascii="宋体" w:hAnsi="宋体"/>
          <w:szCs w:val="21"/>
        </w:rPr>
        <w:t>指令及时划付</w:t>
      </w:r>
      <w:r>
        <w:rPr>
          <w:rFonts w:hint="eastAsia" w:ascii="宋体" w:hAnsi="宋体"/>
          <w:szCs w:val="21"/>
        </w:rPr>
        <w:t>赎回</w:t>
      </w:r>
      <w:r>
        <w:rPr>
          <w:rFonts w:ascii="宋体" w:hAnsi="宋体"/>
          <w:szCs w:val="21"/>
        </w:rPr>
        <w:t>款项。</w:t>
      </w:r>
    </w:p>
    <w:p w14:paraId="0BB20998">
      <w:pPr>
        <w:spacing w:line="360" w:lineRule="auto"/>
        <w:ind w:firstLine="420" w:firstLineChars="200"/>
        <w:rPr>
          <w:rFonts w:hint="eastAsia" w:ascii="宋体" w:hAnsi="宋体"/>
          <w:szCs w:val="21"/>
        </w:rPr>
      </w:pPr>
      <w:r>
        <w:rPr>
          <w:rFonts w:hint="eastAsia" w:ascii="宋体" w:hAnsi="宋体"/>
          <w:szCs w:val="21"/>
        </w:rPr>
        <w:t>（五）选择期货经纪机构的程序及期货投资资金清算安排</w:t>
      </w:r>
    </w:p>
    <w:p w14:paraId="4826B1AF">
      <w:pPr>
        <w:spacing w:line="360" w:lineRule="auto"/>
        <w:ind w:firstLine="420" w:firstLineChars="200"/>
        <w:rPr>
          <w:rFonts w:hint="eastAsia" w:ascii="宋体" w:hAnsi="宋体"/>
          <w:szCs w:val="21"/>
        </w:rPr>
      </w:pPr>
      <w:r>
        <w:rPr>
          <w:rFonts w:hint="eastAsia" w:ascii="宋体" w:hAnsi="宋体"/>
          <w:szCs w:val="21"/>
        </w:rPr>
        <w:t>本基金投资于期货前，基金管理人负责选择为本基金提供期货交易服务的期货经纪公司，并与其签订期货经纪合同。基金管理人、基金托管人和期货公司可就基金参与期货交易的具体事项另行签订协议。</w:t>
      </w:r>
    </w:p>
    <w:p w14:paraId="0F7B5986">
      <w:pPr>
        <w:spacing w:line="360" w:lineRule="auto"/>
        <w:ind w:firstLine="420" w:firstLineChars="200"/>
        <w:rPr>
          <w:rFonts w:hint="eastAsia" w:ascii="宋体" w:hAnsi="宋体"/>
          <w:szCs w:val="21"/>
        </w:rPr>
      </w:pPr>
      <w:r>
        <w:rPr>
          <w:rFonts w:hint="eastAsia" w:ascii="宋体" w:hAnsi="宋体"/>
          <w:szCs w:val="21"/>
        </w:rPr>
        <w:t>本基金投资于期货发生的资金交割清算由基金管理人选定的期货经纪公司负责办理，基金托管人对由于期货交易所期货保证金制度和清算交割的需要而存放在期货经纪公司的资金不行使保管职责，基金管理人应在期货经纪协议或其他协议中约定由选定的期货经纪公司承担资金安全保管责任。</w:t>
      </w:r>
    </w:p>
    <w:p w14:paraId="0A262015">
      <w:pPr>
        <w:spacing w:line="360" w:lineRule="auto"/>
        <w:ind w:firstLine="420" w:firstLineChars="200"/>
        <w:rPr>
          <w:rFonts w:ascii="宋体"/>
          <w:szCs w:val="21"/>
        </w:rPr>
      </w:pPr>
      <w:r>
        <w:rPr>
          <w:rFonts w:hint="eastAsia" w:ascii="宋体" w:hAnsi="宋体"/>
          <w:szCs w:val="21"/>
        </w:rPr>
        <w:t>（六）非证券交易所交易资金交收</w:t>
      </w:r>
    </w:p>
    <w:p w14:paraId="73A97428">
      <w:pPr>
        <w:tabs>
          <w:tab w:val="left" w:pos="142"/>
        </w:tabs>
        <w:spacing w:line="360" w:lineRule="auto"/>
        <w:ind w:firstLine="420"/>
        <w:rPr>
          <w:rFonts w:hint="eastAsia" w:ascii="宋体" w:hAnsi="宋体" w:cs="宋体"/>
          <w:szCs w:val="21"/>
        </w:rPr>
      </w:pPr>
      <w:r>
        <w:rPr>
          <w:rFonts w:hint="eastAsia" w:ascii="宋体" w:hAnsi="宋体" w:cs="宋体"/>
          <w:szCs w:val="21"/>
        </w:rPr>
        <w:t>1、对于本基金的投资及所投资的资产变现时，基金管理人应向基金托管人提交相关交易合同或协议、成交确认文件的复印件（加盖基金管理人有效印章），并通知基金托管人相关资金的到账时间。基金管理人保证以上所提供的文件资料的真实性和有效性。</w:t>
      </w:r>
    </w:p>
    <w:p w14:paraId="46DA1B04">
      <w:pPr>
        <w:tabs>
          <w:tab w:val="left" w:pos="142"/>
        </w:tabs>
        <w:spacing w:line="360" w:lineRule="auto"/>
        <w:ind w:firstLine="420"/>
        <w:rPr>
          <w:rFonts w:hint="eastAsia" w:ascii="宋体" w:hAnsi="宋体" w:cs="宋体"/>
          <w:szCs w:val="21"/>
        </w:rPr>
      </w:pPr>
      <w:r>
        <w:rPr>
          <w:rFonts w:hint="eastAsia" w:ascii="宋体" w:hAnsi="宋体" w:cs="宋体"/>
          <w:szCs w:val="21"/>
        </w:rPr>
        <w:t>2、</w:t>
      </w:r>
      <w:r>
        <w:rPr>
          <w:rFonts w:hint="eastAsia" w:ascii="宋体" w:hAnsi="宋体"/>
          <w:szCs w:val="21"/>
        </w:rPr>
        <w:t>基金管理人</w:t>
      </w:r>
      <w:r>
        <w:rPr>
          <w:rFonts w:hint="eastAsia" w:ascii="宋体" w:hAnsi="宋体" w:cs="宋体"/>
          <w:szCs w:val="21"/>
        </w:rPr>
        <w:t>应指定本基金的托管资金账户为本基金投资所产生的本金、利息、投资收益以及其他收益的唯一收款账户。</w:t>
      </w:r>
    </w:p>
    <w:p w14:paraId="384B454A">
      <w:pPr>
        <w:spacing w:line="360" w:lineRule="auto"/>
        <w:ind w:firstLine="420" w:firstLineChars="200"/>
        <w:rPr>
          <w:rFonts w:hint="eastAsia" w:ascii="宋体" w:hAnsi="宋体"/>
          <w:szCs w:val="21"/>
        </w:rPr>
      </w:pPr>
      <w:r>
        <w:rPr>
          <w:rFonts w:hint="eastAsia" w:ascii="宋体" w:hAnsi="宋体" w:cs="宋体"/>
          <w:szCs w:val="21"/>
        </w:rPr>
        <w:t>3、基金托管资金账户当日若有应收款，在约定时间内未入账的，由基金管理人负责向相关当事人进行催收。</w:t>
      </w:r>
    </w:p>
    <w:p w14:paraId="3AAE03BF">
      <w:pPr>
        <w:spacing w:line="360" w:lineRule="auto"/>
        <w:ind w:firstLine="420" w:firstLineChars="200"/>
        <w:rPr>
          <w:rFonts w:hint="eastAsia" w:ascii="宋体" w:hAnsi="宋体"/>
          <w:szCs w:val="21"/>
        </w:rPr>
      </w:pPr>
    </w:p>
    <w:p w14:paraId="40D28463">
      <w:pPr>
        <w:pStyle w:val="2"/>
        <w:spacing w:before="0" w:after="0" w:line="360" w:lineRule="auto"/>
        <w:ind w:firstLine="422" w:firstLineChars="200"/>
        <w:jc w:val="center"/>
        <w:rPr>
          <w:rFonts w:hint="eastAsia" w:ascii="宋体" w:hAnsi="宋体"/>
          <w:sz w:val="21"/>
          <w:szCs w:val="21"/>
        </w:rPr>
      </w:pPr>
      <w:bookmarkStart w:id="56" w:name="_Toc822"/>
      <w:bookmarkStart w:id="57" w:name="_Toc391537514"/>
      <w:bookmarkStart w:id="58" w:name="_Toc459392466"/>
      <w:r>
        <w:rPr>
          <w:rFonts w:hint="eastAsia" w:ascii="宋体" w:hAnsi="宋体"/>
          <w:sz w:val="21"/>
          <w:szCs w:val="21"/>
        </w:rPr>
        <w:t>十五、越权交易</w:t>
      </w:r>
      <w:bookmarkEnd w:id="56"/>
      <w:bookmarkEnd w:id="57"/>
      <w:bookmarkEnd w:id="58"/>
    </w:p>
    <w:p w14:paraId="672DA72C">
      <w:pPr>
        <w:spacing w:line="360" w:lineRule="auto"/>
        <w:ind w:firstLine="420" w:firstLineChars="200"/>
        <w:rPr>
          <w:rFonts w:hint="eastAsia" w:ascii="宋体" w:hAnsi="宋体"/>
          <w:szCs w:val="21"/>
        </w:rPr>
      </w:pPr>
    </w:p>
    <w:p w14:paraId="5D7341B0">
      <w:pPr>
        <w:spacing w:line="360" w:lineRule="auto"/>
        <w:ind w:firstLine="420" w:firstLineChars="200"/>
        <w:rPr>
          <w:rFonts w:hint="eastAsia" w:ascii="宋体" w:hAnsi="宋体"/>
          <w:szCs w:val="21"/>
        </w:rPr>
      </w:pPr>
      <w:r>
        <w:rPr>
          <w:rFonts w:hint="eastAsia" w:ascii="宋体" w:hAnsi="宋体"/>
          <w:szCs w:val="21"/>
        </w:rPr>
        <w:t>（一）越权交易的界定</w:t>
      </w:r>
    </w:p>
    <w:p w14:paraId="29ABDCB3">
      <w:pPr>
        <w:spacing w:line="360" w:lineRule="auto"/>
        <w:ind w:firstLine="420" w:firstLineChars="200"/>
        <w:rPr>
          <w:rFonts w:hint="eastAsia" w:ascii="宋体" w:hAnsi="宋体"/>
          <w:szCs w:val="21"/>
        </w:rPr>
      </w:pPr>
      <w:r>
        <w:rPr>
          <w:rFonts w:hint="eastAsia" w:ascii="宋体" w:hAnsi="宋体"/>
          <w:szCs w:val="21"/>
        </w:rPr>
        <w:t>越权交易是指基金管理人违反有关法律法规及本合同的规定而进行的投资交易行为，包括：(1)违反本合同约定的投资范围和投资比例限制等进行的投资交易行为；(2)法律法规禁止的超买、超卖行为。</w:t>
      </w:r>
    </w:p>
    <w:p w14:paraId="413E77C0">
      <w:pPr>
        <w:spacing w:line="360" w:lineRule="auto"/>
        <w:ind w:firstLine="420" w:firstLineChars="200"/>
        <w:rPr>
          <w:rFonts w:hint="eastAsia" w:ascii="宋体" w:hAnsi="宋体"/>
          <w:szCs w:val="21"/>
        </w:rPr>
      </w:pPr>
      <w:r>
        <w:rPr>
          <w:rFonts w:hint="eastAsia" w:ascii="宋体" w:hAnsi="宋体"/>
          <w:szCs w:val="21"/>
        </w:rPr>
        <w:t>基金管理人应在本合同规定的权限内运用基金资产进行投资管理，不得违反本合同的约定，超越权限从事投资。</w:t>
      </w:r>
    </w:p>
    <w:p w14:paraId="1484C77C">
      <w:pPr>
        <w:spacing w:line="360" w:lineRule="auto"/>
        <w:ind w:firstLine="420" w:firstLineChars="200"/>
        <w:rPr>
          <w:rFonts w:hint="eastAsia" w:ascii="宋体" w:hAnsi="宋体"/>
          <w:szCs w:val="21"/>
        </w:rPr>
      </w:pPr>
      <w:r>
        <w:rPr>
          <w:rFonts w:hint="eastAsia" w:ascii="宋体" w:hAnsi="宋体"/>
          <w:szCs w:val="21"/>
        </w:rPr>
        <w:t>（二）对越权交易的处理程序</w:t>
      </w:r>
    </w:p>
    <w:p w14:paraId="44E5A581">
      <w:pPr>
        <w:spacing w:line="360" w:lineRule="auto"/>
        <w:ind w:firstLine="420" w:firstLineChars="200"/>
        <w:rPr>
          <w:rFonts w:hint="eastAsia" w:ascii="宋体" w:hAnsi="宋体"/>
          <w:szCs w:val="21"/>
        </w:rPr>
      </w:pPr>
      <w:r>
        <w:rPr>
          <w:rFonts w:hint="eastAsia" w:ascii="宋体" w:hAnsi="宋体"/>
          <w:szCs w:val="21"/>
        </w:rPr>
        <w:t>1、违反本合同投资范围和投资比例限制规定进行的投资交易行为</w:t>
      </w:r>
    </w:p>
    <w:p w14:paraId="390B2E50">
      <w:pPr>
        <w:spacing w:line="360" w:lineRule="auto"/>
        <w:ind w:firstLine="420" w:firstLineChars="200"/>
        <w:rPr>
          <w:rFonts w:hint="eastAsia" w:ascii="宋体" w:hAnsi="宋体"/>
          <w:szCs w:val="21"/>
        </w:rPr>
      </w:pPr>
      <w:r>
        <w:rPr>
          <w:rFonts w:hint="eastAsia" w:ascii="宋体" w:hAnsi="宋体"/>
          <w:szCs w:val="21"/>
        </w:rPr>
        <w:t>基金托管人在行使监督职责时，发现基金管理人的投资指令违反本合同约定的，应当拒绝执行，立即通知基金管理人，并有权依据相关法律法规的要求报告中国证监会或中国基金业协会。</w:t>
      </w:r>
    </w:p>
    <w:p w14:paraId="7CFC94D7">
      <w:pPr>
        <w:spacing w:line="360" w:lineRule="auto"/>
        <w:ind w:firstLine="420" w:firstLineChars="200"/>
        <w:rPr>
          <w:rFonts w:hint="eastAsia" w:ascii="宋体" w:hAnsi="宋体"/>
          <w:szCs w:val="21"/>
        </w:rPr>
      </w:pPr>
      <w:r>
        <w:rPr>
          <w:rFonts w:hint="eastAsia" w:ascii="宋体" w:hAnsi="宋体"/>
          <w:szCs w:val="21"/>
        </w:rPr>
        <w:t>基金托管人在行使监督职责时，发现基金管理人依据交易程序已经生效的投资指令违反本合同约定的，应立即通知基金管理人，并有权依据相关法律法规的要求报告中国证监会或中国基金业协会。因执行该指令造成的损失基金托管人不承担任何责任。</w:t>
      </w:r>
    </w:p>
    <w:p w14:paraId="00E6FDE3">
      <w:pPr>
        <w:spacing w:line="360" w:lineRule="auto"/>
        <w:ind w:firstLine="420" w:firstLineChars="200"/>
        <w:rPr>
          <w:rFonts w:hint="eastAsia" w:ascii="宋体" w:hAnsi="宋体"/>
          <w:szCs w:val="21"/>
        </w:rPr>
      </w:pPr>
      <w:r>
        <w:rPr>
          <w:rFonts w:hint="eastAsia" w:ascii="宋体" w:hAnsi="宋体"/>
          <w:szCs w:val="21"/>
        </w:rPr>
        <w:t>基金管理人应向基金托管人主动报告越权交易。基金托管人有权督促基金管理人在限期内改正并在该期限内对通知事项进行复查。基金管理人对基金托管人通知的越权事项未能在限期内纠正的，基金托管人有权依据相关法律法规的要求报告中国证监会或中国基金业协会。</w:t>
      </w:r>
    </w:p>
    <w:p w14:paraId="38A691A8">
      <w:pPr>
        <w:spacing w:line="360" w:lineRule="auto"/>
        <w:ind w:firstLine="420" w:firstLineChars="200"/>
        <w:rPr>
          <w:rFonts w:hint="eastAsia" w:ascii="宋体" w:hAnsi="宋体"/>
          <w:szCs w:val="21"/>
        </w:rPr>
      </w:pPr>
      <w:r>
        <w:rPr>
          <w:rFonts w:hint="eastAsia" w:ascii="宋体" w:hAnsi="宋体"/>
          <w:szCs w:val="21"/>
        </w:rPr>
        <w:t>2、法律法规禁止的超买、超卖行为。</w:t>
      </w:r>
    </w:p>
    <w:p w14:paraId="692EA99B">
      <w:pPr>
        <w:spacing w:line="360" w:lineRule="auto"/>
        <w:ind w:firstLine="420" w:firstLineChars="200"/>
        <w:rPr>
          <w:rFonts w:hint="eastAsia" w:ascii="宋体" w:hAnsi="宋体"/>
          <w:szCs w:val="21"/>
        </w:rPr>
      </w:pPr>
      <w:r>
        <w:rPr>
          <w:rFonts w:hint="eastAsia" w:ascii="宋体" w:hAnsi="宋体"/>
          <w:szCs w:val="21"/>
        </w:rPr>
        <w:t xml:space="preserve">基金托管人在行使监督职能时，如果发现基金资产投资过程中出现超买或超卖现象，应立即提醒基金管理人，由此给基金资产造成的损失由基金管理人承担，基金托管人不承担任何责任。如果因基金管理人原因发生交易所场内超买行为，必须于发生超买行为日的下一个工作日上午10：00点之前完成融资，保证完成清算交收。 </w:t>
      </w:r>
    </w:p>
    <w:p w14:paraId="3E2D80DE">
      <w:pPr>
        <w:spacing w:line="360" w:lineRule="auto"/>
        <w:ind w:firstLine="420" w:firstLineChars="200"/>
        <w:rPr>
          <w:rFonts w:hint="eastAsia" w:ascii="宋体" w:hAnsi="宋体"/>
          <w:szCs w:val="21"/>
        </w:rPr>
      </w:pPr>
      <w:r>
        <w:rPr>
          <w:rFonts w:hint="eastAsia" w:ascii="宋体" w:hAnsi="宋体"/>
          <w:szCs w:val="21"/>
        </w:rPr>
        <w:t>3、越权交易所发生的损失及相关交易费用由管理人负担，所发生的收益归本基金资产所有。</w:t>
      </w:r>
    </w:p>
    <w:p w14:paraId="72B58B27">
      <w:pPr>
        <w:spacing w:line="360" w:lineRule="auto"/>
        <w:ind w:firstLine="420" w:firstLineChars="200"/>
        <w:rPr>
          <w:rFonts w:hint="eastAsia" w:ascii="宋体" w:hAnsi="宋体"/>
          <w:szCs w:val="21"/>
        </w:rPr>
      </w:pPr>
      <w:r>
        <w:rPr>
          <w:rFonts w:hint="eastAsia" w:ascii="宋体" w:hAnsi="宋体"/>
          <w:szCs w:val="21"/>
        </w:rPr>
        <w:t>（三）基金托管人对基金管理人投资运作的监督</w:t>
      </w:r>
    </w:p>
    <w:p w14:paraId="39A85473">
      <w:pPr>
        <w:spacing w:line="360" w:lineRule="auto"/>
        <w:ind w:firstLine="420" w:firstLineChars="200"/>
        <w:rPr>
          <w:rFonts w:hint="eastAsia" w:ascii="宋体" w:hAnsi="宋体"/>
          <w:szCs w:val="21"/>
        </w:rPr>
      </w:pPr>
      <w:r>
        <w:rPr>
          <w:rFonts w:hint="eastAsia" w:ascii="宋体" w:hAnsi="宋体"/>
          <w:szCs w:val="21"/>
        </w:rPr>
        <w:t>1、基金托管人对基金管理人的投资行为行使监督权，具体投资监督事项如下：</w:t>
      </w:r>
    </w:p>
    <w:p w14:paraId="09BC8E3B">
      <w:pPr>
        <w:spacing w:line="360" w:lineRule="auto"/>
        <w:ind w:firstLine="420" w:firstLineChars="200"/>
        <w:rPr>
          <w:rFonts w:hint="eastAsia" w:ascii="宋体" w:hAnsi="宋体"/>
          <w:szCs w:val="21"/>
        </w:rPr>
      </w:pPr>
      <w:r>
        <w:rPr>
          <w:rFonts w:hint="eastAsia" w:ascii="宋体" w:hAnsi="宋体"/>
          <w:szCs w:val="21"/>
        </w:rPr>
        <w:t>（1）本基金的投资范围：</w:t>
      </w:r>
    </w:p>
    <w:p w14:paraId="21A927BB">
      <w:pPr>
        <w:spacing w:line="360" w:lineRule="auto"/>
        <w:ind w:firstLine="420" w:firstLineChars="200"/>
        <w:rPr>
          <w:rFonts w:hint="eastAsia" w:ascii="宋体" w:hAnsi="宋体"/>
          <w:szCs w:val="21"/>
        </w:rPr>
      </w:pPr>
      <w:r>
        <w:rPr>
          <w:rFonts w:hint="eastAsia" w:ascii="宋体" w:hAnsi="宋体"/>
          <w:szCs w:val="21"/>
        </w:rPr>
        <w:t>本基金的投资范围包括</w:t>
      </w:r>
      <w:del w:id="924" w:author="tongweiwei" w:date="2025-02-07T14:00:58Z">
        <w:r>
          <w:rPr>
            <w:rFonts w:hint="default" w:ascii="宋体" w:hAnsi="宋体"/>
            <w:szCs w:val="21"/>
            <w:lang w:val="en-US"/>
          </w:rPr>
          <w:delText>沪深</w:delText>
        </w:r>
      </w:del>
      <w:ins w:id="925" w:author="tongweiwei" w:date="2025-02-07T14:00:59Z">
        <w:r>
          <w:rPr>
            <w:rFonts w:hint="eastAsia" w:ascii="宋体" w:hAnsi="宋体"/>
            <w:szCs w:val="21"/>
            <w:lang w:val="en-US" w:eastAsia="zh-CN"/>
          </w:rPr>
          <w:t>国内</w:t>
        </w:r>
      </w:ins>
      <w:ins w:id="926" w:author="tongweiwei" w:date="2025-02-07T14:01:03Z">
        <w:r>
          <w:rPr>
            <w:rFonts w:hint="eastAsia" w:ascii="宋体" w:hAnsi="宋体"/>
            <w:szCs w:val="21"/>
            <w:lang w:val="en-US" w:eastAsia="zh-CN"/>
          </w:rPr>
          <w:t>证券</w:t>
        </w:r>
      </w:ins>
      <w:r>
        <w:rPr>
          <w:rFonts w:hint="eastAsia" w:ascii="宋体" w:hAnsi="宋体"/>
          <w:szCs w:val="21"/>
        </w:rPr>
        <w:t>交易所上市交易的股票、债券（包括银行间债券、交易所债券、可转换债券、可交换债券）、优先股、证券回购、存款、公开募集证券投资基金（不包括非货币类</w:t>
      </w:r>
      <w:r>
        <w:rPr>
          <w:rFonts w:ascii="宋体" w:hAnsi="宋体"/>
          <w:szCs w:val="21"/>
        </w:rPr>
        <w:t>ETF基金一级市场申购、赎回）、期货、场内期权、权证、资产支持证券、收益互换、场外期权、信托计划、证券公司（含证券公司子公司）资产管理计划、基金公司（含基金子公司）特定客户资产管理计划、期货公司（含期货子公司）资产管理计划、保险公司（含保险子公司）资产管理计划、在基金业协会登记的私募基金管理人发行并由具有证券投资基金托管资格的机构托管或由具有</w:t>
      </w:r>
      <w:r>
        <w:rPr>
          <w:rFonts w:hint="eastAsia" w:ascii="宋体" w:hAnsi="宋体"/>
          <w:szCs w:val="21"/>
        </w:rPr>
        <w:t>相关资质的机构提供私募基金综合服务的契约式私募投资基金、货币基金、银行理财产品。本基金可以参与融资融券交易、港股通交易、新股申购，也可以将其持有的证券作为融券标的出借给证券金融公司。</w:t>
      </w:r>
    </w:p>
    <w:p w14:paraId="7165F08C">
      <w:pPr>
        <w:spacing w:line="360" w:lineRule="auto"/>
        <w:ind w:firstLine="420" w:firstLineChars="200"/>
        <w:rPr>
          <w:rFonts w:hint="eastAsia" w:ascii="宋体" w:hAnsi="宋体"/>
          <w:szCs w:val="21"/>
        </w:rPr>
      </w:pPr>
      <w:r>
        <w:rPr>
          <w:rFonts w:hint="eastAsia" w:ascii="宋体" w:hAnsi="宋体"/>
          <w:szCs w:val="21"/>
        </w:rPr>
        <w:t>（2）本基金的投资限制：</w:t>
      </w:r>
    </w:p>
    <w:p w14:paraId="1A5397CE">
      <w:pPr>
        <w:spacing w:line="360" w:lineRule="auto"/>
        <w:ind w:firstLine="420" w:firstLineChars="200"/>
        <w:rPr>
          <w:rFonts w:hint="eastAsia" w:ascii="宋体" w:hAnsi="宋体"/>
          <w:szCs w:val="21"/>
        </w:rPr>
      </w:pPr>
      <w:r>
        <w:rPr>
          <w:rFonts w:hint="eastAsia" w:ascii="宋体" w:hAnsi="宋体"/>
          <w:szCs w:val="21"/>
        </w:rPr>
        <w:t>1）向全部交易对手方缴纳的场外期权交易保证金和权利金合计不得超过基金净资产的25%；参与挂钩股票、股票指数收益互换的，向交易对手方缴纳的保证金比例不低于该收益互换合约名义本金的50%；参与带敲入和敲出结构的场外期权或者收益凭证的合约名义本金不得超过基金净资产的25%；</w:t>
      </w:r>
    </w:p>
    <w:p w14:paraId="6ECA0CDD">
      <w:pPr>
        <w:spacing w:line="360" w:lineRule="auto"/>
        <w:ind w:firstLine="420" w:firstLineChars="200"/>
        <w:rPr>
          <w:rFonts w:hint="eastAsia" w:ascii="宋体" w:hAnsi="宋体"/>
          <w:szCs w:val="21"/>
        </w:rPr>
      </w:pPr>
      <w:r>
        <w:rPr>
          <w:rFonts w:hint="eastAsia" w:ascii="宋体" w:hAnsi="宋体"/>
          <w:szCs w:val="21"/>
        </w:rPr>
        <w:t>2）本基金投资组合遵循相关法律法规或监管部门对于投资比例限制的规定。</w:t>
      </w:r>
    </w:p>
    <w:p w14:paraId="585C6A9A">
      <w:pPr>
        <w:spacing w:line="360" w:lineRule="auto"/>
        <w:ind w:firstLine="420" w:firstLineChars="200"/>
        <w:rPr>
          <w:rFonts w:hint="eastAsia" w:ascii="宋体" w:hAnsi="宋体"/>
          <w:szCs w:val="21"/>
        </w:rPr>
      </w:pPr>
      <w:r>
        <w:rPr>
          <w:rFonts w:hint="eastAsia" w:ascii="宋体" w:hAnsi="宋体"/>
          <w:szCs w:val="21"/>
        </w:rPr>
        <w:t>基金管理人自本合同生效之日起3个月内使本基金的投资组合比例符合本合同的有关约定。由于包括但不限于证券、期货市场波动、上市公司合并、组合规模变动等基金管理人之外的原因导致的投资比例不符合本合同约定的投资限制或投资禁止政策，为被动超标。除本合同另有约定外，基金管理人应在发生不符合法律法规或投资政策之日起的10个交易日内调整完毕。如发生证券停牌或其他非基金管理人可以控制的原因导致基金管理人不能履行调整义务的，则调整期限相应顺延。基金管理人应当自证券恢复交易之日起的10个交易日内调整完毕，法律、行政法规、金融监管部门另有规定的，从其规定。</w:t>
      </w:r>
    </w:p>
    <w:p w14:paraId="6C727A92">
      <w:pPr>
        <w:spacing w:line="360" w:lineRule="auto"/>
        <w:ind w:firstLine="420" w:firstLineChars="200"/>
        <w:rPr>
          <w:rFonts w:hint="eastAsia" w:ascii="宋体" w:hAnsi="宋体"/>
          <w:szCs w:val="21"/>
        </w:rPr>
      </w:pPr>
      <w:r>
        <w:rPr>
          <w:rFonts w:hint="eastAsia" w:ascii="宋体" w:hAnsi="宋体"/>
          <w:szCs w:val="21"/>
        </w:rPr>
        <w:t>在本基金到期日前10个交易日内，因基金财产变现需要，本基金财产的投资比例限制可以不符合上述基金配置比例规定。</w:t>
      </w:r>
    </w:p>
    <w:p w14:paraId="7ED53111">
      <w:pPr>
        <w:spacing w:line="360" w:lineRule="auto"/>
        <w:ind w:firstLine="420" w:firstLineChars="200"/>
        <w:rPr>
          <w:rFonts w:hint="eastAsia" w:ascii="宋体" w:hAnsi="宋体"/>
          <w:szCs w:val="21"/>
        </w:rPr>
      </w:pPr>
      <w:r>
        <w:rPr>
          <w:rFonts w:hint="eastAsia" w:ascii="宋体" w:hAnsi="宋体"/>
          <w:szCs w:val="21"/>
        </w:rPr>
        <w:t>（3）本基金参与股票发行申购时，所申报的金额不得超过本基金的总资产，所申报的股票数量不得超过拟发行股票公司本次发行股票的总量；</w:t>
      </w:r>
    </w:p>
    <w:p w14:paraId="53C84718">
      <w:pPr>
        <w:spacing w:line="360" w:lineRule="auto"/>
        <w:ind w:firstLine="420" w:firstLineChars="200"/>
        <w:rPr>
          <w:rFonts w:hint="eastAsia" w:ascii="宋体" w:hAnsi="宋体"/>
          <w:szCs w:val="21"/>
        </w:rPr>
      </w:pPr>
      <w:r>
        <w:rPr>
          <w:rFonts w:hint="eastAsia" w:ascii="宋体" w:hAnsi="宋体"/>
          <w:szCs w:val="21"/>
        </w:rPr>
        <w:t>（4）法律法规或监管部门对上述比例限制另有规定的，从其规定。若法律法规或监管部门取消上述限制，本基金投资可不受上述规定限制。</w:t>
      </w:r>
    </w:p>
    <w:p w14:paraId="455C4F8A">
      <w:pPr>
        <w:spacing w:line="360" w:lineRule="auto"/>
        <w:ind w:firstLine="420" w:firstLineChars="200"/>
        <w:rPr>
          <w:rFonts w:hint="eastAsia" w:ascii="宋体" w:hAnsi="宋体"/>
          <w:szCs w:val="21"/>
        </w:rPr>
      </w:pPr>
      <w:r>
        <w:rPr>
          <w:rFonts w:hint="eastAsia" w:ascii="宋体" w:hAnsi="宋体"/>
          <w:szCs w:val="21"/>
        </w:rPr>
        <w:t>因证券市场波动、上市公司合并、基金规模变动等基金管理人之外的因素致使本基金不符合本合同约定的投资比例的，基金管理人应当在合理期限内调整完毕。</w:t>
      </w:r>
    </w:p>
    <w:p w14:paraId="01644996">
      <w:pPr>
        <w:spacing w:line="360" w:lineRule="auto"/>
        <w:ind w:firstLine="420" w:firstLineChars="200"/>
        <w:rPr>
          <w:rFonts w:hint="eastAsia" w:ascii="宋体" w:hAnsi="宋体"/>
          <w:szCs w:val="21"/>
        </w:rPr>
      </w:pPr>
      <w:r>
        <w:rPr>
          <w:rFonts w:hint="eastAsia" w:ascii="宋体" w:hAnsi="宋体"/>
          <w:szCs w:val="21"/>
        </w:rPr>
        <w:t>相关法律法规另有规定除外，基金托管人以（1）—（4）项为限履行投资监督职责，对基金管理人的其他职责和行为不承担监督责任。</w:t>
      </w:r>
    </w:p>
    <w:p w14:paraId="7F67BAE8">
      <w:pPr>
        <w:spacing w:line="360" w:lineRule="auto"/>
        <w:ind w:firstLine="420" w:firstLineChars="200"/>
        <w:rPr>
          <w:rFonts w:hint="eastAsia" w:ascii="宋体" w:hAnsi="宋体"/>
          <w:szCs w:val="21"/>
        </w:rPr>
      </w:pPr>
      <w:r>
        <w:rPr>
          <w:rFonts w:hint="eastAsia" w:ascii="宋体" w:hAnsi="宋体"/>
          <w:szCs w:val="21"/>
        </w:rPr>
        <w:t>基金托管人对基金管理人进行本基金投资的监督和检查自本合同生效之日起开始。</w:t>
      </w:r>
    </w:p>
    <w:p w14:paraId="497A580F">
      <w:pPr>
        <w:spacing w:line="360" w:lineRule="auto"/>
        <w:ind w:firstLine="420" w:firstLineChars="200"/>
        <w:rPr>
          <w:rFonts w:hint="eastAsia" w:ascii="宋体" w:hAnsi="宋体"/>
          <w:szCs w:val="21"/>
        </w:rPr>
      </w:pPr>
      <w:r>
        <w:rPr>
          <w:rFonts w:hint="eastAsia" w:ascii="宋体" w:hAnsi="宋体"/>
          <w:szCs w:val="21"/>
        </w:rPr>
        <w:t>2、投资范围或投资限制变更，基金管理人应以书面形式通知基金托管人，并应与基金托管人重新协商调整投资监督事项。</w:t>
      </w:r>
    </w:p>
    <w:p w14:paraId="75910D8A">
      <w:pPr>
        <w:spacing w:line="360" w:lineRule="auto"/>
        <w:ind w:firstLine="420" w:firstLineChars="200"/>
        <w:rPr>
          <w:rFonts w:hint="eastAsia" w:ascii="宋体" w:hAnsi="宋体"/>
          <w:szCs w:val="21"/>
        </w:rPr>
      </w:pPr>
      <w:r>
        <w:rPr>
          <w:rFonts w:hint="eastAsia" w:ascii="宋体" w:hAnsi="宋体"/>
          <w:szCs w:val="21"/>
        </w:rPr>
        <w:t>3、基金托管人投资监督的真实性、准确性、及时性和完整性受限于管理人、证券经纪商、期货经纪商及其他中介机构提供的数据和信息，合规投资的责任在基金管理人。基金托管人对上述机构提供信息的真实性、准确性、及时性和完整性不作任何担保、暗示或表示，并对上述机构提供信息的错误、遗漏或延迟所引起的损失不承担任何责任。</w:t>
      </w:r>
    </w:p>
    <w:p w14:paraId="0ECBD9E0">
      <w:pPr>
        <w:spacing w:line="360" w:lineRule="auto"/>
        <w:ind w:firstLine="420" w:firstLineChars="200"/>
        <w:rPr>
          <w:rFonts w:hint="eastAsia" w:ascii="宋体" w:hAnsi="宋体"/>
          <w:szCs w:val="21"/>
        </w:rPr>
      </w:pPr>
      <w:r>
        <w:rPr>
          <w:rFonts w:hint="eastAsia" w:ascii="宋体" w:hAnsi="宋体"/>
          <w:szCs w:val="21"/>
        </w:rPr>
        <w:t>特别地，如投资比例和投资限制涉及场外期权和收益互换等场外衍生品、收益凭证等监控的，基金托管人的越权交易监督依赖于基金管理人或交易对手方提供的交易信息和行情信息，包括但不限于交易对手、合约权利金或保证金、合约名义本金、合约交易结构、合约挂钩标的等信息；由于场外衍生品和收益凭证等场外衍生品属于非标准化资产，前述交易信息和行情信息可能由于交易对手方的标准不统一，其信息口径或含义可能存在较大差异，进而影响监控结果；基金管理人应按照监管及基金业协会的要求确保相关资产交易数据的真实性、准确性、完整性和及时性，基金托管人不具体审核交易信息和行情信息，不对交易数据的真实性、准确性、完整性和及时性负责；由于前述交易数据可能不真实、不准确、不完整、不及时，或者因前述数据口径不明确等原因导致基金托管人无法监控、未能监控或监控不准确的，基金托管人不承担任何责任。</w:t>
      </w:r>
    </w:p>
    <w:p w14:paraId="58C15C05">
      <w:pPr>
        <w:spacing w:line="360" w:lineRule="auto"/>
        <w:ind w:firstLine="420" w:firstLineChars="200"/>
        <w:rPr>
          <w:rFonts w:hint="eastAsia" w:ascii="宋体" w:hAnsi="宋体"/>
          <w:szCs w:val="21"/>
        </w:rPr>
      </w:pPr>
      <w:r>
        <w:rPr>
          <w:rFonts w:hint="eastAsia" w:ascii="宋体" w:hAnsi="宋体"/>
          <w:szCs w:val="21"/>
        </w:rPr>
        <w:t>4、对于基金管理人的任何投资行为、投资策略、投资决定或由于基金产品设计缺陷或越权交易造成的任何损失，基金托管人不承担任何责任。</w:t>
      </w:r>
    </w:p>
    <w:p w14:paraId="0CF41372">
      <w:pPr>
        <w:spacing w:line="360" w:lineRule="auto"/>
        <w:ind w:firstLine="420" w:firstLineChars="200"/>
        <w:rPr>
          <w:rFonts w:hint="eastAsia" w:ascii="宋体" w:hAnsi="宋体"/>
          <w:szCs w:val="21"/>
        </w:rPr>
      </w:pPr>
    </w:p>
    <w:p w14:paraId="0A9AB7E9">
      <w:pPr>
        <w:pStyle w:val="2"/>
        <w:spacing w:before="0" w:after="0" w:line="360" w:lineRule="auto"/>
        <w:ind w:firstLine="422" w:firstLineChars="200"/>
        <w:jc w:val="center"/>
        <w:rPr>
          <w:rFonts w:hint="eastAsia" w:ascii="宋体" w:hAnsi="宋体"/>
          <w:sz w:val="21"/>
          <w:szCs w:val="21"/>
        </w:rPr>
      </w:pPr>
      <w:bookmarkStart w:id="59" w:name="_Toc194741917"/>
      <w:bookmarkStart w:id="60" w:name="_Toc459392467"/>
      <w:bookmarkStart w:id="61" w:name="_Toc22887"/>
      <w:r>
        <w:rPr>
          <w:rFonts w:hint="eastAsia" w:ascii="宋体" w:hAnsi="宋体"/>
          <w:sz w:val="21"/>
          <w:szCs w:val="21"/>
        </w:rPr>
        <w:t>十六、基金财产的估值</w:t>
      </w:r>
      <w:bookmarkEnd w:id="59"/>
      <w:r>
        <w:rPr>
          <w:rFonts w:hint="eastAsia" w:ascii="宋体" w:hAnsi="宋体"/>
          <w:sz w:val="21"/>
          <w:szCs w:val="21"/>
        </w:rPr>
        <w:t>和会计核算</w:t>
      </w:r>
      <w:bookmarkEnd w:id="60"/>
      <w:bookmarkEnd w:id="61"/>
    </w:p>
    <w:p w14:paraId="6C8E21A9">
      <w:pPr>
        <w:spacing w:line="360" w:lineRule="auto"/>
        <w:ind w:firstLine="420" w:firstLineChars="200"/>
        <w:rPr>
          <w:rFonts w:hint="eastAsia" w:ascii="宋体" w:hAnsi="宋体"/>
          <w:szCs w:val="21"/>
        </w:rPr>
      </w:pPr>
    </w:p>
    <w:p w14:paraId="23AE3D31">
      <w:pPr>
        <w:spacing w:line="360" w:lineRule="auto"/>
        <w:ind w:firstLine="420" w:firstLineChars="200"/>
        <w:rPr>
          <w:rFonts w:hint="eastAsia" w:ascii="宋体" w:hAnsi="宋体"/>
          <w:szCs w:val="21"/>
        </w:rPr>
      </w:pPr>
      <w:r>
        <w:rPr>
          <w:rFonts w:hint="eastAsia" w:ascii="宋体" w:hAnsi="宋体"/>
          <w:szCs w:val="21"/>
        </w:rPr>
        <w:t>（</w:t>
      </w:r>
      <w:r>
        <w:rPr>
          <w:rFonts w:ascii="宋体" w:hAnsi="宋体"/>
          <w:szCs w:val="21"/>
        </w:rPr>
        <w:t>一</w:t>
      </w:r>
      <w:r>
        <w:rPr>
          <w:rFonts w:hint="eastAsia" w:ascii="宋体" w:hAnsi="宋体"/>
          <w:szCs w:val="21"/>
        </w:rPr>
        <w:t>）基金财产的估值</w:t>
      </w:r>
    </w:p>
    <w:p w14:paraId="6E6E50BF">
      <w:pPr>
        <w:spacing w:line="360" w:lineRule="auto"/>
        <w:ind w:firstLine="420" w:firstLineChars="200"/>
        <w:rPr>
          <w:rFonts w:hint="eastAsia" w:ascii="宋体" w:hAnsi="宋体"/>
          <w:szCs w:val="21"/>
        </w:rPr>
      </w:pPr>
      <w:r>
        <w:rPr>
          <w:rFonts w:hint="eastAsia" w:ascii="宋体" w:hAnsi="宋体"/>
          <w:szCs w:val="21"/>
        </w:rPr>
        <w:t>1、基金资产总值</w:t>
      </w:r>
    </w:p>
    <w:p w14:paraId="191CA853">
      <w:pPr>
        <w:spacing w:line="360" w:lineRule="auto"/>
        <w:ind w:firstLine="420" w:firstLineChars="200"/>
        <w:rPr>
          <w:rFonts w:hint="eastAsia" w:ascii="宋体" w:hAnsi="宋体"/>
          <w:szCs w:val="21"/>
        </w:rPr>
      </w:pPr>
      <w:r>
        <w:rPr>
          <w:rFonts w:hint="eastAsia" w:ascii="宋体" w:hAnsi="宋体"/>
          <w:szCs w:val="21"/>
        </w:rPr>
        <w:t>基金资产总值是指其所购买的各类证券、银行存款及利息、基金各项应收款以及其他资产的价值总和。</w:t>
      </w:r>
    </w:p>
    <w:p w14:paraId="7B723238">
      <w:pPr>
        <w:spacing w:line="360" w:lineRule="auto"/>
        <w:ind w:firstLine="420" w:firstLineChars="200"/>
        <w:rPr>
          <w:rFonts w:hint="eastAsia" w:ascii="宋体" w:hAnsi="宋体"/>
          <w:szCs w:val="21"/>
        </w:rPr>
      </w:pPr>
      <w:r>
        <w:rPr>
          <w:rFonts w:hint="eastAsia" w:ascii="宋体" w:hAnsi="宋体"/>
          <w:szCs w:val="21"/>
        </w:rPr>
        <w:t>2、基金资产净值</w:t>
      </w:r>
    </w:p>
    <w:p w14:paraId="66FD85C7">
      <w:pPr>
        <w:spacing w:line="360" w:lineRule="auto"/>
        <w:ind w:firstLine="420" w:firstLineChars="200"/>
        <w:rPr>
          <w:rFonts w:hint="eastAsia" w:ascii="宋体" w:hAnsi="宋体"/>
          <w:szCs w:val="21"/>
        </w:rPr>
      </w:pPr>
      <w:r>
        <w:rPr>
          <w:rFonts w:hint="eastAsia" w:ascii="宋体" w:hAnsi="宋体"/>
          <w:szCs w:val="21"/>
        </w:rPr>
        <w:t>基金资产净值是指基金资产总值减去负债后的净额。本基金的基金资产净值保留到小数点后2位，小数点后第3位四舍五入。</w:t>
      </w:r>
    </w:p>
    <w:p w14:paraId="270211D0">
      <w:pPr>
        <w:spacing w:line="360" w:lineRule="auto"/>
        <w:ind w:firstLine="420" w:firstLineChars="200"/>
        <w:rPr>
          <w:rFonts w:hint="eastAsia" w:ascii="宋体" w:hAnsi="宋体"/>
          <w:szCs w:val="21"/>
        </w:rPr>
      </w:pPr>
      <w:r>
        <w:rPr>
          <w:rFonts w:hint="eastAsia" w:ascii="宋体" w:hAnsi="宋体"/>
          <w:szCs w:val="21"/>
        </w:rPr>
        <w:t>3、基金份额净值</w:t>
      </w:r>
    </w:p>
    <w:p w14:paraId="15722F55">
      <w:pPr>
        <w:spacing w:line="360" w:lineRule="auto"/>
        <w:ind w:firstLine="420" w:firstLineChars="200"/>
        <w:rPr>
          <w:rFonts w:hint="eastAsia" w:ascii="宋体" w:hAnsi="宋体"/>
          <w:szCs w:val="21"/>
        </w:rPr>
      </w:pPr>
      <w:r>
        <w:rPr>
          <w:rFonts w:hint="eastAsia" w:ascii="宋体" w:hAnsi="宋体"/>
          <w:szCs w:val="21"/>
        </w:rPr>
        <w:t>基金份额净值是指计算日基金资产净值除以计算日基金份额后的价值。本基金的基金份额净值保留到小数点后4位，小数点后第5位四舍五入。</w:t>
      </w:r>
    </w:p>
    <w:p w14:paraId="588E9064">
      <w:pPr>
        <w:spacing w:line="360" w:lineRule="auto"/>
        <w:ind w:firstLine="420" w:firstLineChars="200"/>
        <w:rPr>
          <w:rFonts w:hint="eastAsia" w:ascii="宋体" w:hAnsi="宋体"/>
          <w:szCs w:val="21"/>
        </w:rPr>
      </w:pPr>
      <w:r>
        <w:rPr>
          <w:rFonts w:hint="eastAsia" w:ascii="宋体" w:hAnsi="宋体"/>
          <w:szCs w:val="21"/>
        </w:rPr>
        <w:t>4、</w:t>
      </w:r>
      <w:r>
        <w:rPr>
          <w:rFonts w:ascii="宋体" w:hAnsi="宋体"/>
          <w:szCs w:val="21"/>
        </w:rPr>
        <w:t>估值目的</w:t>
      </w:r>
    </w:p>
    <w:p w14:paraId="7046353A">
      <w:pPr>
        <w:spacing w:line="360" w:lineRule="auto"/>
        <w:ind w:firstLine="420" w:firstLineChars="200"/>
        <w:rPr>
          <w:rFonts w:hint="eastAsia" w:ascii="宋体" w:hAnsi="宋体"/>
          <w:szCs w:val="21"/>
        </w:rPr>
      </w:pPr>
      <w:r>
        <w:rPr>
          <w:rFonts w:hint="eastAsia" w:ascii="宋体" w:hAnsi="宋体"/>
          <w:szCs w:val="21"/>
        </w:rPr>
        <w:t>基金财产估值目的是客观、准确地反映基金财产的价值，并为基金份额申购、赎回提供计价依据。</w:t>
      </w:r>
    </w:p>
    <w:p w14:paraId="5074D74C">
      <w:pPr>
        <w:spacing w:line="360" w:lineRule="auto"/>
        <w:ind w:firstLine="420" w:firstLineChars="200"/>
        <w:rPr>
          <w:rFonts w:hint="eastAsia" w:ascii="宋体" w:hAnsi="宋体"/>
          <w:szCs w:val="21"/>
        </w:rPr>
      </w:pPr>
      <w:r>
        <w:rPr>
          <w:rFonts w:hint="eastAsia" w:ascii="宋体" w:hAnsi="宋体"/>
          <w:szCs w:val="21"/>
        </w:rPr>
        <w:t>5、估值时间</w:t>
      </w:r>
    </w:p>
    <w:p w14:paraId="2D7467BC">
      <w:pPr>
        <w:spacing w:line="360" w:lineRule="auto"/>
        <w:ind w:firstLine="420" w:firstLineChars="200"/>
        <w:rPr>
          <w:rFonts w:hint="eastAsia" w:ascii="宋体" w:hAnsi="宋体"/>
          <w:szCs w:val="21"/>
        </w:rPr>
      </w:pPr>
      <w:r>
        <w:rPr>
          <w:rFonts w:hint="eastAsia" w:ascii="宋体" w:hAnsi="宋体"/>
          <w:szCs w:val="21"/>
        </w:rPr>
        <w:t>基金管理人与基金托管人每个交易日对上一个交易日的基金财产进行估值并进行核对。</w:t>
      </w:r>
    </w:p>
    <w:p w14:paraId="65BC6B11">
      <w:pPr>
        <w:spacing w:line="360" w:lineRule="auto"/>
        <w:ind w:firstLine="420" w:firstLineChars="200"/>
        <w:rPr>
          <w:rFonts w:hint="eastAsia" w:ascii="宋体" w:hAnsi="宋体"/>
          <w:szCs w:val="21"/>
        </w:rPr>
      </w:pPr>
      <w:r>
        <w:rPr>
          <w:rFonts w:hint="eastAsia" w:ascii="宋体" w:hAnsi="宋体"/>
          <w:szCs w:val="21"/>
        </w:rPr>
        <w:t>6、估值对象</w:t>
      </w:r>
    </w:p>
    <w:p w14:paraId="086447DE">
      <w:pPr>
        <w:spacing w:line="360" w:lineRule="auto"/>
        <w:ind w:firstLine="420" w:firstLineChars="200"/>
        <w:rPr>
          <w:rFonts w:hint="eastAsia" w:ascii="宋体" w:hAnsi="宋体"/>
          <w:szCs w:val="21"/>
        </w:rPr>
      </w:pPr>
      <w:r>
        <w:rPr>
          <w:rFonts w:hint="eastAsia" w:ascii="宋体" w:hAnsi="宋体"/>
          <w:szCs w:val="21"/>
        </w:rPr>
        <w:t>基金所拥有的股票、债券、权证、基金、其他衍生工具和银行存款本息、应收款项、其他投资等资产及负债。</w:t>
      </w:r>
    </w:p>
    <w:p w14:paraId="0A25B737">
      <w:pPr>
        <w:spacing w:line="360" w:lineRule="auto"/>
        <w:ind w:firstLine="420" w:firstLineChars="200"/>
        <w:rPr>
          <w:rFonts w:hint="eastAsia" w:ascii="宋体" w:hAnsi="宋体"/>
          <w:szCs w:val="21"/>
        </w:rPr>
      </w:pPr>
      <w:r>
        <w:rPr>
          <w:rFonts w:hint="eastAsia" w:ascii="宋体" w:hAnsi="宋体"/>
          <w:szCs w:val="21"/>
        </w:rPr>
        <w:t>7、估值方法</w:t>
      </w:r>
    </w:p>
    <w:p w14:paraId="63F268DC">
      <w:pPr>
        <w:spacing w:line="360" w:lineRule="auto"/>
        <w:ind w:firstLine="420" w:firstLineChars="200"/>
        <w:rPr>
          <w:rFonts w:hint="eastAsia" w:ascii="宋体" w:hAnsi="宋体"/>
          <w:szCs w:val="21"/>
        </w:rPr>
      </w:pPr>
      <w:r>
        <w:rPr>
          <w:rFonts w:hint="eastAsia" w:ascii="宋体" w:hAnsi="宋体"/>
          <w:szCs w:val="21"/>
        </w:rPr>
        <w:t>本基金按以下方式进行估值：</w:t>
      </w:r>
    </w:p>
    <w:p w14:paraId="65AD9C62">
      <w:pPr>
        <w:spacing w:line="360" w:lineRule="auto"/>
        <w:ind w:firstLine="420" w:firstLineChars="200"/>
        <w:rPr>
          <w:rFonts w:hint="eastAsia" w:ascii="宋体" w:hAnsi="宋体"/>
          <w:szCs w:val="21"/>
        </w:rPr>
      </w:pPr>
      <w:r>
        <w:rPr>
          <w:rFonts w:hint="eastAsia" w:ascii="宋体" w:hAnsi="宋体"/>
          <w:szCs w:val="21"/>
        </w:rPr>
        <w:t>（1）证券交易所上市的有价证券的估值</w:t>
      </w:r>
    </w:p>
    <w:p w14:paraId="50553AFC">
      <w:pPr>
        <w:spacing w:line="360" w:lineRule="auto"/>
        <w:ind w:firstLine="420" w:firstLineChars="200"/>
        <w:rPr>
          <w:rFonts w:hint="eastAsia" w:ascii="宋体" w:hAnsi="宋体"/>
          <w:szCs w:val="21"/>
        </w:rPr>
      </w:pPr>
      <w:r>
        <w:rPr>
          <w:rFonts w:hint="eastAsia" w:ascii="宋体" w:hAnsi="宋体"/>
          <w:szCs w:val="21"/>
        </w:rPr>
        <w:t>A、交易所上市的有价证券（包括股票、权证等），以其估值日在证券交易所挂牌的市价（收盘价）估值；估值日无交易的，但最近交易日后经济环境未发生重大变化且证券发行机构未发生影响证券价格的重大事件的，以最近交易日的市价（收盘价）估值；估值日无交易的，且最近交易日后经济环境发生了重大变化的，可参考类似投资品种的现行市价及重大变化因素，调整最近交易市价，确定公允价格。</w:t>
      </w:r>
    </w:p>
    <w:p w14:paraId="70C4B826">
      <w:pPr>
        <w:spacing w:line="360" w:lineRule="auto"/>
        <w:ind w:firstLine="420" w:firstLineChars="200"/>
        <w:rPr>
          <w:rFonts w:hint="eastAsia" w:ascii="宋体" w:hAnsi="宋体"/>
          <w:szCs w:val="21"/>
        </w:rPr>
      </w:pPr>
      <w:r>
        <w:rPr>
          <w:rFonts w:hint="eastAsia" w:ascii="宋体" w:hAnsi="宋体"/>
          <w:szCs w:val="21"/>
        </w:rPr>
        <w:t>B、交易所上市实行净价交易的债券选取估值日第三方估值机构提供的相应品种对应的估值净价估值，具体估值机构由基金管理人与托管人另行协商约定。</w:t>
      </w:r>
    </w:p>
    <w:p w14:paraId="45D98B81">
      <w:pPr>
        <w:spacing w:line="360" w:lineRule="auto"/>
        <w:ind w:firstLine="420" w:firstLineChars="200"/>
        <w:rPr>
          <w:rFonts w:hint="eastAsia" w:ascii="宋体" w:hAnsi="宋体"/>
          <w:szCs w:val="21"/>
        </w:rPr>
      </w:pPr>
      <w:r>
        <w:rPr>
          <w:rFonts w:hint="eastAsia" w:ascii="宋体" w:hAnsi="宋体"/>
          <w:szCs w:val="21"/>
        </w:rPr>
        <w:t>C、交易所上市交易的可转换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p>
    <w:p w14:paraId="45C9BDE3">
      <w:pPr>
        <w:spacing w:line="360" w:lineRule="auto"/>
        <w:ind w:firstLine="420" w:firstLineChars="200"/>
        <w:rPr>
          <w:rFonts w:hint="eastAsia" w:ascii="宋体" w:hAnsi="宋体"/>
          <w:szCs w:val="21"/>
        </w:rPr>
      </w:pPr>
      <w:r>
        <w:rPr>
          <w:rFonts w:hint="eastAsia" w:ascii="宋体" w:hAnsi="宋体"/>
          <w:szCs w:val="21"/>
        </w:rPr>
        <w:t>交易所上市实行全价交易的债券（可转债除外），选取第三方估值机构提供的估值全价减去估值全价中所含的债券（税后）应收利息得到的净价进行估值。</w:t>
      </w:r>
    </w:p>
    <w:p w14:paraId="67868820">
      <w:pPr>
        <w:spacing w:line="360" w:lineRule="auto"/>
        <w:ind w:firstLine="420" w:firstLineChars="200"/>
        <w:rPr>
          <w:rFonts w:hint="eastAsia" w:ascii="宋体" w:hAnsi="宋体"/>
          <w:szCs w:val="21"/>
        </w:rPr>
      </w:pPr>
      <w:r>
        <w:rPr>
          <w:rFonts w:hint="eastAsia" w:ascii="宋体" w:hAnsi="宋体"/>
          <w:szCs w:val="21"/>
        </w:rPr>
        <w:t>D、交易所上市不存在活跃市场的有价证券，采用估值技术确定公允价值。交易所上市的资产支持证券，采用估值技术确定公允价值，在估值技术难以可靠计量公允价值的情况下，按成本估值。</w:t>
      </w:r>
    </w:p>
    <w:p w14:paraId="2F212B96">
      <w:pPr>
        <w:spacing w:line="360" w:lineRule="auto"/>
        <w:ind w:firstLine="420" w:firstLineChars="200"/>
        <w:rPr>
          <w:rFonts w:hint="eastAsia" w:ascii="宋体" w:hAnsi="宋体"/>
          <w:szCs w:val="21"/>
        </w:rPr>
      </w:pPr>
      <w:r>
        <w:rPr>
          <w:rFonts w:hint="eastAsia" w:ascii="宋体" w:hAnsi="宋体"/>
          <w:szCs w:val="21"/>
        </w:rPr>
        <w:t>（2）处于未上市期间的有价证券应区分如下情况处理：</w:t>
      </w:r>
    </w:p>
    <w:p w14:paraId="2691EBEA">
      <w:pPr>
        <w:spacing w:line="360" w:lineRule="auto"/>
        <w:ind w:firstLine="420" w:firstLineChars="200"/>
        <w:rPr>
          <w:rFonts w:hint="eastAsia" w:ascii="宋体" w:hAnsi="宋体"/>
          <w:szCs w:val="21"/>
        </w:rPr>
      </w:pPr>
      <w:r>
        <w:rPr>
          <w:rFonts w:hint="eastAsia" w:ascii="宋体" w:hAnsi="宋体"/>
          <w:szCs w:val="21"/>
        </w:rPr>
        <w:t>A、送股、转增股、配股和公开增发的新股，按估值日在证券交易所挂牌的同一股票的收盘价估值；该日无交易的，以最近一日的收盘价估值。</w:t>
      </w:r>
    </w:p>
    <w:p w14:paraId="4714425B">
      <w:pPr>
        <w:spacing w:line="360" w:lineRule="auto"/>
        <w:ind w:firstLine="420" w:firstLineChars="200"/>
        <w:rPr>
          <w:rFonts w:hint="eastAsia" w:ascii="宋体" w:hAnsi="宋体"/>
          <w:szCs w:val="21"/>
        </w:rPr>
      </w:pPr>
      <w:r>
        <w:rPr>
          <w:rFonts w:hint="eastAsia" w:ascii="宋体" w:hAnsi="宋体"/>
          <w:szCs w:val="21"/>
        </w:rPr>
        <w:t>B、首次公开发行未上市的股票、债券和权证，采用估值技术确定公允价值，在估值技术难以可靠计量公允价值的情况下，按成本估值。</w:t>
      </w:r>
    </w:p>
    <w:p w14:paraId="6F42686F">
      <w:pPr>
        <w:spacing w:line="360" w:lineRule="auto"/>
        <w:ind w:firstLine="420" w:firstLineChars="200"/>
        <w:rPr>
          <w:rFonts w:hint="eastAsia" w:ascii="宋体" w:hAnsi="宋体"/>
          <w:szCs w:val="21"/>
        </w:rPr>
      </w:pPr>
      <w:r>
        <w:rPr>
          <w:rFonts w:hint="eastAsia" w:ascii="宋体" w:hAnsi="宋体"/>
          <w:szCs w:val="21"/>
        </w:rPr>
        <w:t>C、首次公开发行有明确锁定期的股票，同一股票在交易所上市后，按交易所上市的同一股票的收盘价估值；非公开发行有明确锁定期的股票，按监管机构或行业协会有关规定确定公允价值。</w:t>
      </w:r>
    </w:p>
    <w:p w14:paraId="61AD602F">
      <w:pPr>
        <w:spacing w:line="360" w:lineRule="auto"/>
        <w:ind w:firstLine="420" w:firstLineChars="200"/>
        <w:rPr>
          <w:rFonts w:hint="eastAsia" w:ascii="宋体" w:hAnsi="宋体"/>
          <w:szCs w:val="21"/>
        </w:rPr>
      </w:pPr>
      <w:r>
        <w:rPr>
          <w:rFonts w:hint="eastAsia" w:ascii="宋体" w:hAnsi="宋体"/>
          <w:szCs w:val="21"/>
        </w:rPr>
        <w:t xml:space="preserve">D、非公开发行有明确锁定期的股票，按以下方法估值： </w:t>
      </w:r>
    </w:p>
    <w:p w14:paraId="534FE0A3">
      <w:pPr>
        <w:spacing w:line="360" w:lineRule="auto"/>
        <w:ind w:firstLine="420" w:firstLineChars="200"/>
        <w:rPr>
          <w:rFonts w:hint="eastAsia" w:ascii="宋体" w:hAnsi="宋体"/>
          <w:szCs w:val="21"/>
        </w:rPr>
      </w:pPr>
      <w:r>
        <w:rPr>
          <w:rFonts w:hint="eastAsia" w:ascii="宋体" w:hAnsi="宋体"/>
          <w:szCs w:val="21"/>
        </w:rPr>
        <w:t>如果估值日在证券交易所上市交易的同一股票的收盘价低于非公开发行股票的初始取得成本时，可采用在证券交易所上市交易的同一股票的收盘价作为估值日该非公开发行股票的价值；</w:t>
      </w:r>
    </w:p>
    <w:p w14:paraId="3A69A6D4">
      <w:pPr>
        <w:spacing w:line="360" w:lineRule="auto"/>
        <w:ind w:firstLine="420" w:firstLineChars="200"/>
        <w:rPr>
          <w:rFonts w:hint="eastAsia" w:ascii="宋体" w:hAnsi="宋体"/>
          <w:szCs w:val="21"/>
        </w:rPr>
      </w:pPr>
      <w:r>
        <w:rPr>
          <w:rFonts w:hint="eastAsia" w:ascii="宋体" w:hAnsi="宋体"/>
          <w:szCs w:val="21"/>
        </w:rPr>
        <w:t>如果估值日在证券交易所上市交易的同一股票的收盘价高于非公开发行股票的初始取得成本时，可按下列公式确定估值日该非公开发行股票的价值：</w:t>
      </w:r>
    </w:p>
    <w:p w14:paraId="0231F626">
      <w:pPr>
        <w:spacing w:line="360" w:lineRule="auto"/>
        <w:ind w:firstLine="420" w:firstLineChars="200"/>
        <w:rPr>
          <w:rFonts w:hint="eastAsia" w:ascii="宋体" w:hAnsi="宋体"/>
          <w:szCs w:val="21"/>
        </w:rPr>
      </w:pPr>
      <w:r>
        <w:rPr>
          <w:rFonts w:ascii="宋体" w:hAnsi="宋体"/>
          <w:szCs w:val="21"/>
        </w:rPr>
        <w:t xml:space="preserve"> </w:t>
      </w:r>
      <w:r>
        <w:rPr>
          <w:rFonts w:hint="eastAsia" w:ascii="仿宋_GB2312" w:hAnsi="宋体"/>
          <w:i/>
          <w:position w:val="-30"/>
          <w:sz w:val="32"/>
          <w:szCs w:val="32"/>
        </w:rPr>
        <w:object>
          <v:shape id="_x0000_i1025" o:spt="75" type="#_x0000_t75" style="height:35.25pt;width:140.25pt;" o:ole="t" filled="f" o:preferrelative="t" stroked="f" coordsize="21600,21600">
            <v:path/>
            <v:fill on="f" focussize="0,0"/>
            <v:stroke on="f" joinstyle="miter"/>
            <v:imagedata r:id="rId11" o:title=""/>
            <o:lock v:ext="edit" aspectratio="t"/>
            <w10:wrap type="none"/>
            <w10:anchorlock/>
          </v:shape>
          <o:OLEObject Type="Embed" ProgID="Equation.3" ShapeID="_x0000_i1025" DrawAspect="Content" ObjectID="_1468075725" r:id="rId10">
            <o:LockedField>false</o:LockedField>
          </o:OLEObject>
        </w:object>
      </w:r>
    </w:p>
    <w:p w14:paraId="51BCCF31">
      <w:pPr>
        <w:spacing w:line="360" w:lineRule="auto"/>
        <w:ind w:firstLine="420" w:firstLineChars="200"/>
        <w:rPr>
          <w:rFonts w:hint="eastAsia" w:ascii="宋体" w:hAnsi="宋体"/>
          <w:szCs w:val="21"/>
        </w:rPr>
      </w:pPr>
      <w:r>
        <w:rPr>
          <w:rFonts w:hint="eastAsia" w:ascii="宋体" w:hAnsi="宋体"/>
          <w:szCs w:val="21"/>
        </w:rPr>
        <w:t>其中：FV为估值日该非公开发行有明确锁定期的股票的价值；C为该非公开发行有明确锁定期的股票的初始取得成本（因权益业务导致市场价格除权时，应于除权日对其初始取得成本做相应调整）；P为估值日在证券交易所上市交易的同一股票的收盘价；</w:t>
      </w:r>
      <w:r>
        <w:rPr>
          <w:rFonts w:ascii="宋体" w:hAnsi="宋体"/>
          <w:position w:val="-12"/>
          <w:szCs w:val="21"/>
        </w:rPr>
        <w:object>
          <v:shape id="_x0000_i1026" o:spt="75" type="#_x0000_t75" style="height:19.5pt;width:15.75pt;" o:ole="t" filled="f" o:preferrelative="t" stroked="f" coordsize="21600,21600">
            <v:path/>
            <v:fill on="f" focussize="0,0"/>
            <v:stroke on="f" joinstyle="miter"/>
            <v:imagedata r:id="rId13" o:title=""/>
            <o:lock v:ext="edit" aspectratio="t"/>
            <w10:wrap type="none"/>
            <w10:anchorlock/>
          </v:shape>
          <o:OLEObject Type="Embed" ProgID="Equation.DSMT4" ShapeID="_x0000_i1026" DrawAspect="Content" ObjectID="_1468075726" r:id="rId12">
            <o:LockedField>false</o:LockedField>
          </o:OLEObject>
        </w:object>
      </w:r>
      <w:r>
        <w:rPr>
          <w:rFonts w:hint="eastAsia" w:ascii="宋体" w:hAnsi="宋体"/>
          <w:szCs w:val="21"/>
        </w:rPr>
        <w:t>为该非公开发行有明确锁定期的股票锁定期所含的交易所的交易天数；</w:t>
      </w:r>
      <w:r>
        <w:rPr>
          <w:rFonts w:ascii="宋体" w:hAnsi="宋体"/>
          <w:position w:val="-12"/>
          <w:szCs w:val="21"/>
        </w:rPr>
        <w:object>
          <v:shape id="_x0000_i1027" o:spt="75" type="#_x0000_t75" style="height:19.5pt;width:15.75pt;" o:ole="t" filled="f" o:preferrelative="t" stroked="f" coordsize="21600,21600">
            <v:path/>
            <v:fill on="f" focussize="0,0"/>
            <v:stroke on="f" joinstyle="miter"/>
            <v:imagedata r:id="rId15" o:title=""/>
            <o:lock v:ext="edit" aspectratio="t"/>
            <w10:wrap type="none"/>
            <w10:anchorlock/>
          </v:shape>
          <o:OLEObject Type="Embed" ProgID="Equation.DSMT4" ShapeID="_x0000_i1027" DrawAspect="Content" ObjectID="_1468075727" r:id="rId14">
            <o:LockedField>false</o:LockedField>
          </o:OLEObject>
        </w:object>
      </w:r>
      <w:r>
        <w:rPr>
          <w:rFonts w:hint="eastAsia" w:ascii="宋体" w:hAnsi="宋体"/>
          <w:szCs w:val="21"/>
        </w:rPr>
        <w:t>为估值日剩余锁定期，即估值日至锁定期结束所含的交易所的交易天数（不含估值日当天）。</w:t>
      </w:r>
    </w:p>
    <w:p w14:paraId="53657E44">
      <w:pPr>
        <w:spacing w:line="360" w:lineRule="auto"/>
        <w:ind w:firstLine="420" w:firstLineChars="200"/>
        <w:rPr>
          <w:rFonts w:hint="eastAsia" w:ascii="宋体" w:hAnsi="宋体"/>
          <w:szCs w:val="21"/>
        </w:rPr>
      </w:pPr>
      <w:r>
        <w:rPr>
          <w:rFonts w:hint="eastAsia" w:ascii="宋体" w:hAnsi="宋体"/>
          <w:szCs w:val="21"/>
        </w:rPr>
        <w:t>（3）全国银行间债券市场交易的债券、资产支持证券等固定收益品种，主要采用第三方机构提供的估值价格和估值技术。</w:t>
      </w:r>
    </w:p>
    <w:p w14:paraId="77A9E405">
      <w:pPr>
        <w:spacing w:line="360" w:lineRule="auto"/>
        <w:ind w:firstLine="420" w:firstLineChars="200"/>
        <w:rPr>
          <w:rFonts w:hint="eastAsia" w:ascii="宋体" w:hAnsi="宋体"/>
          <w:szCs w:val="21"/>
        </w:rPr>
      </w:pPr>
      <w:r>
        <w:rPr>
          <w:rFonts w:hint="eastAsia" w:ascii="宋体" w:hAnsi="宋体"/>
          <w:szCs w:val="21"/>
        </w:rPr>
        <w:t>（4）同一债券同时在两个或两个以上市场交易的，按债券所处的市场分别估值。</w:t>
      </w:r>
    </w:p>
    <w:p w14:paraId="4B9D948B">
      <w:pPr>
        <w:spacing w:line="360" w:lineRule="auto"/>
        <w:ind w:firstLine="420" w:firstLineChars="200"/>
        <w:rPr>
          <w:rFonts w:hint="eastAsia" w:ascii="宋体" w:hAnsi="宋体"/>
          <w:szCs w:val="21"/>
        </w:rPr>
      </w:pPr>
      <w:r>
        <w:rPr>
          <w:rFonts w:hint="eastAsia" w:ascii="宋体" w:hAnsi="宋体"/>
          <w:szCs w:val="21"/>
        </w:rPr>
        <w:t>（5）上市流通的证券投资基金按估值日其所在证券交易所的收盘价估值；估值日无交易的，以最近交易日的收盘价估值。其他公开募集的证券投资基金按最近交易日的基金份额净值估值。货币基金以成本估值，每日按前一交易日的万份收益计提红利。</w:t>
      </w:r>
    </w:p>
    <w:p w14:paraId="775874BB">
      <w:pPr>
        <w:spacing w:line="360" w:lineRule="auto"/>
        <w:ind w:firstLine="420" w:firstLineChars="200"/>
        <w:rPr>
          <w:rFonts w:hint="eastAsia" w:ascii="宋体" w:hAnsi="宋体"/>
          <w:szCs w:val="21"/>
        </w:rPr>
      </w:pPr>
      <w:r>
        <w:rPr>
          <w:rFonts w:hint="eastAsia" w:ascii="宋体" w:hAnsi="宋体"/>
          <w:szCs w:val="21"/>
        </w:rPr>
        <w:t>（6）期货合约、贵金属现货合约以估值日的结算价估值，若估值当日无结算价的，且最近交易日后经济环境未发生重大变化的，采用最近交易日结算价估值。法律法规另有规定的，从其规定。</w:t>
      </w:r>
    </w:p>
    <w:p w14:paraId="17831AC7">
      <w:pPr>
        <w:spacing w:line="360" w:lineRule="auto"/>
        <w:ind w:firstLine="420" w:firstLineChars="200"/>
        <w:rPr>
          <w:rFonts w:hint="eastAsia" w:ascii="宋体" w:hAnsi="宋体"/>
          <w:szCs w:val="21"/>
        </w:rPr>
      </w:pPr>
      <w:r>
        <w:rPr>
          <w:rFonts w:hint="eastAsia" w:ascii="宋体" w:hAnsi="宋体"/>
          <w:szCs w:val="21"/>
        </w:rPr>
        <w:t>（7）期权合约，上市交易的按估值日的收盘价估值，估值日没有交易的，按最近交易日的收盘价估值；未上市交易的，采用估值技术确定公允价值，在估值技术难以可靠计量的情况下，按成本估值。</w:t>
      </w:r>
    </w:p>
    <w:p w14:paraId="1BA70D0D">
      <w:pPr>
        <w:spacing w:line="360" w:lineRule="auto"/>
        <w:ind w:firstLine="420" w:firstLineChars="200"/>
        <w:rPr>
          <w:rFonts w:hint="eastAsia" w:ascii="宋体" w:hAnsi="宋体"/>
          <w:szCs w:val="21"/>
        </w:rPr>
      </w:pPr>
      <w:r>
        <w:rPr>
          <w:rFonts w:hint="eastAsia" w:ascii="宋体" w:hAnsi="宋体"/>
          <w:szCs w:val="21"/>
        </w:rPr>
        <w:t>（8）债券、回购等计息资产按照约定利率在持有期内逐日计提应收利息，在利息到账日以实收利息入账。</w:t>
      </w:r>
    </w:p>
    <w:p w14:paraId="72AC6D82">
      <w:pPr>
        <w:spacing w:line="360" w:lineRule="auto"/>
        <w:ind w:firstLine="420" w:firstLineChars="200"/>
        <w:rPr>
          <w:rFonts w:hint="eastAsia" w:ascii="宋体" w:hAnsi="宋体"/>
          <w:szCs w:val="21"/>
        </w:rPr>
      </w:pPr>
      <w:r>
        <w:rPr>
          <w:rFonts w:hint="eastAsia" w:ascii="宋体" w:hAnsi="宋体"/>
          <w:szCs w:val="21"/>
        </w:rPr>
        <w:t>（9）银行存款每日不计提利息，以实际结息数为准；证券、期货资金账户内资金不计提利息，以实际结息数为准，本基金终止清算时应收未收利息计入基金终止清算净值。</w:t>
      </w:r>
    </w:p>
    <w:p w14:paraId="5BF2007F">
      <w:pPr>
        <w:spacing w:line="360" w:lineRule="auto"/>
        <w:ind w:firstLine="420" w:firstLineChars="200"/>
        <w:rPr>
          <w:rFonts w:hint="eastAsia" w:ascii="宋体" w:hAnsi="宋体"/>
          <w:szCs w:val="21"/>
        </w:rPr>
      </w:pPr>
      <w:r>
        <w:rPr>
          <w:rFonts w:hint="eastAsia" w:ascii="宋体" w:hAnsi="宋体"/>
          <w:szCs w:val="21"/>
        </w:rPr>
        <w:t>（10）中小企业私募债按照成本估值。</w:t>
      </w:r>
    </w:p>
    <w:p w14:paraId="6E09F41B">
      <w:pPr>
        <w:spacing w:line="360" w:lineRule="auto"/>
        <w:ind w:firstLine="420" w:firstLineChars="200"/>
        <w:rPr>
          <w:rFonts w:hint="eastAsia" w:ascii="宋体" w:hAnsi="宋体"/>
          <w:szCs w:val="21"/>
        </w:rPr>
      </w:pPr>
      <w:r>
        <w:rPr>
          <w:rFonts w:hint="eastAsia" w:ascii="宋体" w:hAnsi="宋体"/>
          <w:szCs w:val="21"/>
        </w:rPr>
        <w:t>（11）对于投资的权益类证券收益互换，按照管理人提供的估值方法或估值公式进行估值，如果管理人认为需要调整估值方法或估值公式的，可经双方协商确认，并以管理人出具的具体估值方法为准。</w:t>
      </w:r>
    </w:p>
    <w:p w14:paraId="0EE6A633">
      <w:pPr>
        <w:spacing w:line="360" w:lineRule="auto"/>
        <w:ind w:firstLine="420" w:firstLineChars="200"/>
        <w:rPr>
          <w:rFonts w:hint="eastAsia" w:ascii="宋体" w:hAnsi="宋体"/>
          <w:szCs w:val="21"/>
        </w:rPr>
      </w:pPr>
      <w:r>
        <w:rPr>
          <w:rFonts w:hint="eastAsia" w:ascii="宋体" w:hAnsi="宋体"/>
          <w:szCs w:val="21"/>
        </w:rPr>
        <w:t>（12）对于投资的基金管理公司及其子公司资产管理计划、证券公司及其子公司资产管理计划、信托计划、保险资产管理计划、期货资产管理计划、私募投资基金等场外产品（以下简称“标的产品”），按如下方式进行估值：</w:t>
      </w:r>
    </w:p>
    <w:p w14:paraId="4182A5B4">
      <w:pPr>
        <w:spacing w:line="360" w:lineRule="auto"/>
        <w:ind w:firstLine="420" w:firstLineChars="200"/>
        <w:rPr>
          <w:rFonts w:hint="eastAsia" w:ascii="宋体" w:hAnsi="宋体"/>
          <w:szCs w:val="21"/>
        </w:rPr>
      </w:pPr>
      <w:r>
        <w:rPr>
          <w:rFonts w:hint="eastAsia" w:ascii="宋体" w:hAnsi="宋体"/>
          <w:szCs w:val="21"/>
        </w:rPr>
        <w:t>①如管理人在上述标的产品权益确认日提供了权益确认原始凭证，则在确认日当天以原始凭证为依据入账；如管理人无法在权益确认日提供上述产品的权益确认原始凭证，则在原始凭证提供日进行确认，并不再对以往账务进行追溯调整；</w:t>
      </w:r>
    </w:p>
    <w:p w14:paraId="4C1BC68D">
      <w:pPr>
        <w:spacing w:line="360" w:lineRule="auto"/>
        <w:ind w:firstLine="420" w:firstLineChars="200"/>
        <w:rPr>
          <w:rFonts w:hint="eastAsia" w:ascii="宋体" w:hAnsi="宋体"/>
          <w:szCs w:val="21"/>
        </w:rPr>
      </w:pPr>
      <w:r>
        <w:rPr>
          <w:rFonts w:hint="eastAsia" w:ascii="宋体" w:hAnsi="宋体"/>
          <w:szCs w:val="21"/>
        </w:rPr>
        <w:t>②如果上述产品有份额净值的，以管理人按照净值提供频率提供的标的产品最新份额净值（如遇开放日时，管理人可将应计未计业绩报酬因素考虑进去）进行估值，如果管理人没有按照净值提供频率提供最新份额净值的，则以最近一次提供的份额净值估值；如果上述产品有预期收益率且不公布份额净值，则管理人提供成本和预期收益率，以成本列示并每日加计应收利息（或应计收益）的方法进行估值，管理人未提供预期收益率的，则以成本计量；</w:t>
      </w:r>
    </w:p>
    <w:p w14:paraId="609CF918">
      <w:pPr>
        <w:spacing w:line="360" w:lineRule="auto"/>
        <w:ind w:firstLine="420" w:firstLineChars="200"/>
        <w:rPr>
          <w:rFonts w:hint="eastAsia" w:ascii="宋体" w:hAnsi="宋体"/>
          <w:szCs w:val="21"/>
        </w:rPr>
      </w:pPr>
      <w:r>
        <w:rPr>
          <w:rFonts w:hint="eastAsia" w:ascii="宋体" w:hAnsi="宋体"/>
          <w:szCs w:val="21"/>
        </w:rPr>
        <w:t>③如果不属于上述情况的，则基金管理人应向基金托管人提供标的产品的估值方法和估值数据，并确保提供数据的真实、完整和有效。</w:t>
      </w:r>
    </w:p>
    <w:p w14:paraId="010D00D0">
      <w:pPr>
        <w:spacing w:line="360" w:lineRule="auto"/>
        <w:ind w:firstLine="420" w:firstLineChars="200"/>
        <w:rPr>
          <w:rFonts w:hint="eastAsia" w:ascii="宋体" w:hAnsi="宋体"/>
          <w:szCs w:val="21"/>
        </w:rPr>
      </w:pPr>
      <w:r>
        <w:rPr>
          <w:rFonts w:hint="eastAsia" w:ascii="宋体" w:hAnsi="宋体"/>
          <w:szCs w:val="21"/>
        </w:rPr>
        <w:t>（13）全国中小企业股份转让系统挂牌上市交易的股票，因交易方式不同导致其被合理估值的程度不同，本基金采取保守原则估值。具体方法如下：</w:t>
      </w:r>
    </w:p>
    <w:p w14:paraId="6AE4DF09">
      <w:pPr>
        <w:spacing w:line="360" w:lineRule="auto"/>
        <w:ind w:firstLine="420" w:firstLineChars="200"/>
        <w:rPr>
          <w:rFonts w:hint="eastAsia" w:ascii="宋体" w:hAnsi="宋体"/>
          <w:szCs w:val="21"/>
        </w:rPr>
      </w:pPr>
      <w:r>
        <w:rPr>
          <w:rFonts w:ascii="宋体" w:hAnsi="宋体"/>
          <w:szCs w:val="21"/>
        </w:rPr>
        <w:fldChar w:fldCharType="begin"/>
      </w:r>
      <w:r>
        <w:rPr>
          <w:rFonts w:ascii="宋体" w:hAnsi="宋体"/>
          <w:szCs w:val="21"/>
        </w:rPr>
        <w:instrText xml:space="preserve"> </w:instrText>
      </w:r>
      <w:r>
        <w:rPr>
          <w:rFonts w:hint="eastAsia" w:ascii="宋体" w:hAnsi="宋体"/>
          <w:szCs w:val="21"/>
        </w:rPr>
        <w:instrText xml:space="preserve">= 1 \* GB3</w:instrText>
      </w:r>
      <w:r>
        <w:rPr>
          <w:rFonts w:ascii="宋体" w:hAnsi="宋体"/>
          <w:szCs w:val="21"/>
        </w:rPr>
        <w:instrText xml:space="preserve"> </w:instrText>
      </w:r>
      <w:r>
        <w:rPr>
          <w:rFonts w:ascii="宋体" w:hAnsi="宋体"/>
          <w:szCs w:val="21"/>
        </w:rPr>
        <w:fldChar w:fldCharType="separate"/>
      </w:r>
      <w:r>
        <w:rPr>
          <w:rFonts w:hint="eastAsia" w:ascii="宋体" w:hAnsi="宋体"/>
          <w:szCs w:val="21"/>
        </w:rPr>
        <w:t>①</w:t>
      </w:r>
      <w:r>
        <w:rPr>
          <w:rFonts w:ascii="宋体" w:hAnsi="宋体"/>
          <w:szCs w:val="21"/>
        </w:rPr>
        <w:fldChar w:fldCharType="end"/>
      </w:r>
      <w:r>
        <w:rPr>
          <w:rFonts w:hint="eastAsia" w:ascii="宋体" w:hAnsi="宋体"/>
          <w:szCs w:val="21"/>
        </w:rPr>
        <w:t>全国中小企业股份转让系统挂牌并进行做市交易的股票，以其估值日在全国中小企业股份转让系统挂牌的市价（收盘价）估值；估值日无交易的，且最近交易日后经济环境未发生重大变化，以最近交易日的市价（收盘价）估值；如最近交易日后经济环境发生了重大变化的，可参考类似投资品种的现行市价及重大变化因素，由管理人出具估值意见说明函，调整最近交易市价，确定证券估值价格；</w:t>
      </w:r>
    </w:p>
    <w:p w14:paraId="694D544E">
      <w:pPr>
        <w:spacing w:line="360" w:lineRule="auto"/>
        <w:ind w:firstLine="420" w:firstLineChars="200"/>
        <w:rPr>
          <w:rFonts w:hint="eastAsia" w:ascii="宋体" w:hAnsi="宋体"/>
          <w:szCs w:val="21"/>
        </w:rPr>
      </w:pPr>
      <w:r>
        <w:rPr>
          <w:rFonts w:ascii="宋体" w:hAnsi="宋体"/>
          <w:szCs w:val="21"/>
        </w:rPr>
        <w:fldChar w:fldCharType="begin"/>
      </w:r>
      <w:r>
        <w:rPr>
          <w:rFonts w:ascii="宋体" w:hAnsi="宋体"/>
          <w:szCs w:val="21"/>
        </w:rPr>
        <w:instrText xml:space="preserve"> </w:instrText>
      </w:r>
      <w:r>
        <w:rPr>
          <w:rFonts w:hint="eastAsia" w:ascii="宋体" w:hAnsi="宋体"/>
          <w:szCs w:val="21"/>
        </w:rPr>
        <w:instrText xml:space="preserve">= 2 \* GB3</w:instrText>
      </w:r>
      <w:r>
        <w:rPr>
          <w:rFonts w:ascii="宋体" w:hAnsi="宋体"/>
          <w:szCs w:val="21"/>
        </w:rPr>
        <w:instrText xml:space="preserve"> </w:instrText>
      </w:r>
      <w:r>
        <w:rPr>
          <w:rFonts w:ascii="宋体" w:hAnsi="宋体"/>
          <w:szCs w:val="21"/>
        </w:rPr>
        <w:fldChar w:fldCharType="separate"/>
      </w:r>
      <w:r>
        <w:rPr>
          <w:rFonts w:hint="eastAsia" w:ascii="宋体" w:hAnsi="宋体"/>
          <w:szCs w:val="21"/>
        </w:rPr>
        <w:t>②</w:t>
      </w:r>
      <w:r>
        <w:rPr>
          <w:rFonts w:ascii="宋体" w:hAnsi="宋体"/>
          <w:szCs w:val="21"/>
        </w:rPr>
        <w:fldChar w:fldCharType="end"/>
      </w:r>
      <w:r>
        <w:rPr>
          <w:rFonts w:hint="eastAsia" w:ascii="宋体" w:hAnsi="宋体"/>
          <w:szCs w:val="21"/>
        </w:rPr>
        <w:t>全国中小企业股份转让系统挂牌的股票若涉及协议转让，按照成本列示；</w:t>
      </w:r>
    </w:p>
    <w:p w14:paraId="56A81943">
      <w:pPr>
        <w:spacing w:line="360" w:lineRule="auto"/>
        <w:ind w:firstLine="420" w:firstLineChars="200"/>
        <w:rPr>
          <w:rFonts w:hint="eastAsia" w:ascii="宋体" w:hAnsi="宋体"/>
          <w:szCs w:val="21"/>
        </w:rPr>
      </w:pPr>
      <w:r>
        <w:rPr>
          <w:rFonts w:ascii="宋体" w:hAnsi="宋体"/>
          <w:szCs w:val="21"/>
        </w:rPr>
        <w:fldChar w:fldCharType="begin"/>
      </w:r>
      <w:r>
        <w:rPr>
          <w:rFonts w:ascii="宋体" w:hAnsi="宋体"/>
          <w:szCs w:val="21"/>
        </w:rPr>
        <w:instrText xml:space="preserve"> </w:instrText>
      </w:r>
      <w:r>
        <w:rPr>
          <w:rFonts w:hint="eastAsia" w:ascii="宋体" w:hAnsi="宋体"/>
          <w:szCs w:val="21"/>
        </w:rPr>
        <w:instrText xml:space="preserve">= 3 \* GB3</w:instrText>
      </w:r>
      <w:r>
        <w:rPr>
          <w:rFonts w:ascii="宋体" w:hAnsi="宋体"/>
          <w:szCs w:val="21"/>
        </w:rPr>
        <w:instrText xml:space="preserve"> </w:instrText>
      </w:r>
      <w:r>
        <w:rPr>
          <w:rFonts w:ascii="宋体" w:hAnsi="宋体"/>
          <w:szCs w:val="21"/>
        </w:rPr>
        <w:fldChar w:fldCharType="separate"/>
      </w:r>
      <w:r>
        <w:rPr>
          <w:rFonts w:hint="eastAsia" w:ascii="宋体" w:hAnsi="宋体"/>
          <w:szCs w:val="21"/>
        </w:rPr>
        <w:t>③</w:t>
      </w:r>
      <w:r>
        <w:rPr>
          <w:rFonts w:ascii="宋体" w:hAnsi="宋体"/>
          <w:szCs w:val="21"/>
        </w:rPr>
        <w:fldChar w:fldCharType="end"/>
      </w:r>
      <w:r>
        <w:rPr>
          <w:rFonts w:hint="eastAsia" w:ascii="宋体" w:hAnsi="宋体"/>
          <w:szCs w:val="21"/>
        </w:rPr>
        <w:t>如果未来监管机构或行业协会等出台关于全国中小企业股份转让系统挂牌上市交易股票的统一的估值标准或方法，则参照新的标准或方法。</w:t>
      </w:r>
    </w:p>
    <w:p w14:paraId="09DE12E2">
      <w:pPr>
        <w:spacing w:line="360" w:lineRule="auto"/>
        <w:ind w:firstLine="420" w:firstLineChars="200"/>
        <w:rPr>
          <w:rFonts w:hint="eastAsia" w:ascii="宋体" w:hAnsi="宋体"/>
          <w:szCs w:val="21"/>
        </w:rPr>
      </w:pPr>
      <w:r>
        <w:rPr>
          <w:rFonts w:ascii="宋体" w:hAnsi="宋体"/>
          <w:szCs w:val="21"/>
        </w:rPr>
        <w:fldChar w:fldCharType="begin"/>
      </w:r>
      <w:r>
        <w:rPr>
          <w:rFonts w:ascii="宋体" w:hAnsi="宋体"/>
          <w:szCs w:val="21"/>
        </w:rPr>
        <w:instrText xml:space="preserve"> </w:instrText>
      </w:r>
      <w:r>
        <w:rPr>
          <w:rFonts w:hint="eastAsia" w:ascii="宋体" w:hAnsi="宋体"/>
          <w:szCs w:val="21"/>
        </w:rPr>
        <w:instrText xml:space="preserve">= 4 \* GB3</w:instrText>
      </w:r>
      <w:r>
        <w:rPr>
          <w:rFonts w:ascii="宋体" w:hAnsi="宋体"/>
          <w:szCs w:val="21"/>
        </w:rPr>
        <w:instrText xml:space="preserve"> </w:instrText>
      </w:r>
      <w:r>
        <w:rPr>
          <w:rFonts w:ascii="宋体" w:hAnsi="宋体"/>
          <w:szCs w:val="21"/>
        </w:rPr>
        <w:fldChar w:fldCharType="separate"/>
      </w:r>
      <w:r>
        <w:rPr>
          <w:rFonts w:hint="eastAsia" w:ascii="宋体" w:hAnsi="宋体"/>
          <w:szCs w:val="21"/>
        </w:rPr>
        <w:t>④</w:t>
      </w:r>
      <w:r>
        <w:rPr>
          <w:rFonts w:ascii="宋体" w:hAnsi="宋体"/>
          <w:szCs w:val="21"/>
        </w:rPr>
        <w:fldChar w:fldCharType="end"/>
      </w:r>
      <w:r>
        <w:rPr>
          <w:rFonts w:hint="eastAsia" w:ascii="宋体" w:hAnsi="宋体"/>
          <w:szCs w:val="21"/>
        </w:rPr>
        <w:t>如有确凿证据表明按上述规定不能客观反映基金公允价值的，管理人可根据具体情况，在综合考虑市场成交价、市场报价、流动性、收益率曲线等多种因素基础上，在与托管人商议后，按最能反映基金资产公允价值的方法估值。</w:t>
      </w:r>
    </w:p>
    <w:p w14:paraId="27871F07">
      <w:pPr>
        <w:spacing w:line="360" w:lineRule="auto"/>
        <w:ind w:firstLine="420" w:firstLineChars="200"/>
        <w:rPr>
          <w:rFonts w:hint="eastAsia" w:ascii="宋体" w:hAnsi="宋体"/>
          <w:szCs w:val="21"/>
        </w:rPr>
      </w:pPr>
      <w:r>
        <w:rPr>
          <w:rFonts w:ascii="宋体" w:hAnsi="宋体"/>
          <w:szCs w:val="21"/>
        </w:rPr>
        <w:fldChar w:fldCharType="begin"/>
      </w:r>
      <w:r>
        <w:rPr>
          <w:rFonts w:ascii="宋体" w:hAnsi="宋体"/>
          <w:szCs w:val="21"/>
        </w:rPr>
        <w:instrText xml:space="preserve"> </w:instrText>
      </w:r>
      <w:r>
        <w:rPr>
          <w:rFonts w:hint="eastAsia" w:ascii="宋体" w:hAnsi="宋体"/>
          <w:szCs w:val="21"/>
        </w:rPr>
        <w:instrText xml:space="preserve">= 5 \* GB3</w:instrText>
      </w:r>
      <w:r>
        <w:rPr>
          <w:rFonts w:ascii="宋体" w:hAnsi="宋体"/>
          <w:szCs w:val="21"/>
        </w:rPr>
        <w:instrText xml:space="preserve"> </w:instrText>
      </w:r>
      <w:r>
        <w:rPr>
          <w:rFonts w:ascii="宋体" w:hAnsi="宋体"/>
          <w:szCs w:val="21"/>
        </w:rPr>
        <w:fldChar w:fldCharType="separate"/>
      </w:r>
      <w:r>
        <w:rPr>
          <w:rFonts w:hint="eastAsia" w:ascii="宋体" w:hAnsi="宋体"/>
          <w:szCs w:val="21"/>
        </w:rPr>
        <w:t>⑤</w:t>
      </w:r>
      <w:r>
        <w:rPr>
          <w:rFonts w:ascii="宋体" w:hAnsi="宋体"/>
          <w:szCs w:val="21"/>
        </w:rPr>
        <w:fldChar w:fldCharType="end"/>
      </w:r>
      <w:r>
        <w:rPr>
          <w:rFonts w:hint="eastAsia" w:ascii="宋体" w:hAnsi="宋体"/>
          <w:szCs w:val="21"/>
        </w:rPr>
        <w:t>基金管理人须在更改估值方法前至少提前十个工作日发函与托管人对估值方法的修改进行确认，并提前一个工作日在基金管理人网站发布修改估值方法公告，即视为对本基金份额持有人尽了告知义务，不再征询基金份额持有人意见。</w:t>
      </w:r>
    </w:p>
    <w:p w14:paraId="05BE087E">
      <w:pPr>
        <w:spacing w:line="360" w:lineRule="auto"/>
        <w:ind w:firstLine="420" w:firstLineChars="200"/>
        <w:rPr>
          <w:rFonts w:hint="eastAsia" w:ascii="宋体" w:hAnsi="宋体"/>
          <w:szCs w:val="21"/>
        </w:rPr>
      </w:pPr>
      <w:r>
        <w:rPr>
          <w:rFonts w:hint="eastAsia" w:ascii="宋体" w:hAnsi="宋体"/>
          <w:szCs w:val="21"/>
        </w:rPr>
        <w:t>（14）对于投资的有限合伙份额，按照实际划款金额作为成本进行估值，收益按到期实际金额入账。</w:t>
      </w:r>
    </w:p>
    <w:p w14:paraId="66587F0C">
      <w:pPr>
        <w:spacing w:line="360" w:lineRule="auto"/>
        <w:ind w:firstLine="420" w:firstLineChars="200"/>
        <w:rPr>
          <w:rFonts w:hint="eastAsia" w:ascii="宋体" w:hAnsi="宋体"/>
          <w:szCs w:val="21"/>
        </w:rPr>
      </w:pPr>
      <w:r>
        <w:rPr>
          <w:rFonts w:hint="eastAsia" w:ascii="宋体" w:hAnsi="宋体"/>
          <w:szCs w:val="21"/>
        </w:rPr>
        <w:t>（15）如存在上述估值约定未覆盖的投资品种，基金管理人可根据具体情况制定估值方法，并将估值方法提供给托管人进行估值。如管理人认为上述估值方法不合适，可就相关估值方法进行修改，并将修改后的方法提前通知托管人进行估值。</w:t>
      </w:r>
    </w:p>
    <w:p w14:paraId="6C0ECED1">
      <w:pPr>
        <w:spacing w:line="360" w:lineRule="auto"/>
        <w:ind w:firstLine="420" w:firstLineChars="200"/>
        <w:rPr>
          <w:rFonts w:hint="eastAsia" w:ascii="宋体" w:hAnsi="宋体"/>
          <w:szCs w:val="21"/>
        </w:rPr>
      </w:pPr>
      <w:r>
        <w:rPr>
          <w:rFonts w:hint="eastAsia" w:ascii="宋体" w:hAnsi="宋体"/>
          <w:szCs w:val="21"/>
        </w:rPr>
        <w:t>（16）如基金管理人和基金托管人对基金份额净值的计算结果不能达成一致时，为避免不能按时公布的情形，以基金管理人的计算或确认结果对外公布，基金管理人应在单方面对外公告基金份额净值计算结果时注明未经基金托管人复核，而基金托管人有权将有关情况向中国证监会报告，由此给基金投资者和基金造成的损失，由基金管理人承担赔偿责任。</w:t>
      </w:r>
    </w:p>
    <w:p w14:paraId="0F211181">
      <w:pPr>
        <w:spacing w:line="360" w:lineRule="auto"/>
        <w:ind w:firstLine="420" w:firstLineChars="200"/>
        <w:rPr>
          <w:rFonts w:hint="eastAsia" w:ascii="宋体" w:hAnsi="宋体"/>
          <w:szCs w:val="21"/>
        </w:rPr>
      </w:pPr>
      <w:r>
        <w:rPr>
          <w:rFonts w:hint="eastAsia" w:ascii="宋体" w:hAnsi="宋体"/>
          <w:szCs w:val="21"/>
        </w:rPr>
        <w:t>（17）相关法律法规以及监管部门有强制规定的，从其规定。如有新增事项，按国家最新规定估值。</w:t>
      </w:r>
    </w:p>
    <w:p w14:paraId="02A932CC">
      <w:pPr>
        <w:spacing w:line="360" w:lineRule="auto"/>
        <w:ind w:firstLine="420" w:firstLineChars="200"/>
        <w:rPr>
          <w:rFonts w:hint="eastAsia" w:ascii="宋体" w:hAnsi="宋体"/>
          <w:szCs w:val="21"/>
        </w:rPr>
      </w:pPr>
      <w:r>
        <w:rPr>
          <w:rFonts w:hint="eastAsia" w:ascii="宋体" w:hAnsi="宋体"/>
          <w:szCs w:val="22"/>
        </w:rPr>
        <w:t>基金估值核算需要的相关信息，包括但不限于场外交易信息和场外行情信息，如果托管人无法获得相关估值数据，则</w:t>
      </w:r>
      <w:r>
        <w:rPr>
          <w:rFonts w:ascii="宋体" w:hAnsi="宋体"/>
          <w:szCs w:val="22"/>
        </w:rPr>
        <w:t>由</w:t>
      </w:r>
      <w:r>
        <w:rPr>
          <w:rFonts w:hint="eastAsia" w:ascii="宋体" w:hAnsi="宋体"/>
          <w:szCs w:val="22"/>
        </w:rPr>
        <w:t>管理人</w:t>
      </w:r>
      <w:r>
        <w:rPr>
          <w:rFonts w:ascii="宋体" w:hAnsi="宋体"/>
          <w:szCs w:val="22"/>
        </w:rPr>
        <w:t>负责</w:t>
      </w:r>
      <w:r>
        <w:rPr>
          <w:rFonts w:hint="eastAsia" w:ascii="宋体" w:hAnsi="宋体"/>
          <w:szCs w:val="22"/>
        </w:rPr>
        <w:t>提供，并对数据准确性、完整性和及时性负责。否则，由于上述情况导致的估值不准确、不完整或不及时，托管人不承担责任。</w:t>
      </w:r>
    </w:p>
    <w:p w14:paraId="300E60AD">
      <w:pPr>
        <w:spacing w:line="360" w:lineRule="auto"/>
        <w:ind w:firstLine="420" w:firstLineChars="200"/>
        <w:rPr>
          <w:rFonts w:hint="eastAsia" w:ascii="宋体" w:hAnsi="宋体"/>
          <w:szCs w:val="21"/>
        </w:rPr>
      </w:pPr>
      <w:r>
        <w:rPr>
          <w:rFonts w:hint="eastAsia" w:ascii="宋体" w:hAnsi="宋体"/>
          <w:szCs w:val="21"/>
        </w:rPr>
        <w:t>8、汇率</w:t>
      </w:r>
    </w:p>
    <w:p w14:paraId="329F98E7">
      <w:pPr>
        <w:spacing w:line="360" w:lineRule="auto"/>
        <w:ind w:firstLine="420" w:firstLineChars="200"/>
        <w:rPr>
          <w:rFonts w:hint="eastAsia" w:ascii="宋体" w:hAnsi="宋体"/>
          <w:szCs w:val="21"/>
        </w:rPr>
      </w:pPr>
      <w:r>
        <w:rPr>
          <w:rFonts w:hint="eastAsia" w:ascii="宋体" w:hAnsi="宋体"/>
          <w:szCs w:val="21"/>
        </w:rPr>
        <w:t>若港股通估值计算中涉及港币的，将以上海（深圳）证券交易所估值日终公布的港币对人民币中间价【（买入结算汇兑比率+卖出结算汇兑比率）/2】估值。涉及其他货币的，如上海（深圳）证券交易所估值日提供了该币种兑人民币的汇率，则取该汇率，如未有提供，以双方协商一致的原则确定汇率。</w:t>
      </w:r>
    </w:p>
    <w:p w14:paraId="2FB9AE69">
      <w:pPr>
        <w:spacing w:line="360" w:lineRule="auto"/>
        <w:ind w:firstLine="420" w:firstLineChars="200"/>
        <w:rPr>
          <w:rFonts w:hint="eastAsia" w:ascii="宋体" w:hAnsi="宋体"/>
          <w:szCs w:val="21"/>
        </w:rPr>
      </w:pPr>
      <w:r>
        <w:rPr>
          <w:rFonts w:hint="eastAsia" w:ascii="宋体" w:hAnsi="宋体"/>
          <w:szCs w:val="21"/>
        </w:rPr>
        <w:t xml:space="preserve">9、税收 </w:t>
      </w:r>
    </w:p>
    <w:p w14:paraId="0164B97B">
      <w:pPr>
        <w:spacing w:line="360" w:lineRule="auto"/>
        <w:ind w:firstLine="420" w:firstLineChars="200"/>
        <w:rPr>
          <w:rFonts w:hint="eastAsia" w:ascii="宋体" w:hAnsi="宋体"/>
          <w:szCs w:val="21"/>
        </w:rPr>
      </w:pPr>
      <w:r>
        <w:rPr>
          <w:rFonts w:hint="eastAsia" w:ascii="宋体" w:hAnsi="宋体"/>
          <w:szCs w:val="21"/>
        </w:rPr>
        <w:t>对于按照中国法律法规和基金投资所在地的法律法规规定应交纳的各项税金，本基金将按权责发生制原则进行估值；对于因税收规定调整或其他原因导致基金实际交纳税金与估算的应交税金有差异的，基金将在相关税金调整日或实际支付日进行相应的估值调整。</w:t>
      </w:r>
    </w:p>
    <w:p w14:paraId="102C542A">
      <w:pPr>
        <w:spacing w:line="360" w:lineRule="auto"/>
        <w:ind w:firstLine="420"/>
        <w:rPr>
          <w:rFonts w:hint="eastAsia" w:ascii="宋体" w:hAnsi="宋体"/>
          <w:szCs w:val="21"/>
        </w:rPr>
      </w:pPr>
      <w:r>
        <w:rPr>
          <w:rFonts w:hint="eastAsia" w:ascii="宋体" w:hAnsi="宋体"/>
          <w:szCs w:val="21"/>
        </w:rPr>
        <w:t>10、估值程序</w:t>
      </w:r>
    </w:p>
    <w:p w14:paraId="0FA596BE">
      <w:pPr>
        <w:spacing w:line="360" w:lineRule="auto"/>
        <w:ind w:firstLine="420" w:firstLineChars="200"/>
        <w:rPr>
          <w:rFonts w:hint="eastAsia" w:ascii="宋体" w:hAnsi="宋体"/>
          <w:szCs w:val="21"/>
        </w:rPr>
      </w:pPr>
      <w:r>
        <w:rPr>
          <w:rFonts w:hint="eastAsia" w:ascii="宋体" w:hAnsi="宋体"/>
          <w:szCs w:val="21"/>
        </w:rPr>
        <w:t>基金日常估值由基金管理人进行，根据相关法律法规，基金管理人可以委托服务机构办理基金的估值。基金管理人或其委托的服务机构完成估值后，将估值结果以书面形式、发送电子对账数据等双方认可的其他形式送至基金托管人，基金托管人按法律法规、本合同规定的估值方法、时间、程序进行复核，复核无误后在基金管理人发送的书面估值结果上加盖业务章或者发送电子对账结果等双方认可的其他形式返回给基金管理人或其委托的服务机构；月末、年中和年末估值复核与基金会计账目的核对同时进行。</w:t>
      </w:r>
    </w:p>
    <w:p w14:paraId="5E94C0F0">
      <w:pPr>
        <w:spacing w:line="360" w:lineRule="auto"/>
        <w:ind w:firstLine="420" w:firstLineChars="200"/>
        <w:rPr>
          <w:rFonts w:hint="eastAsia" w:ascii="宋体" w:hAnsi="宋体"/>
          <w:szCs w:val="21"/>
        </w:rPr>
      </w:pPr>
      <w:r>
        <w:rPr>
          <w:rFonts w:hint="eastAsia" w:ascii="宋体" w:hAnsi="宋体"/>
          <w:szCs w:val="21"/>
        </w:rPr>
        <w:t>在法律法规和中国证监会允许的情况下，基金管理人与基金托管人可以各自委托服务机构进行基金资产估值，但不改变基金管理人与基金托管人对基金资产估值各自承担的责</w:t>
      </w:r>
      <w:r>
        <w:rPr>
          <w:rFonts w:hint="eastAsia" w:ascii="宋体" w:cs="宋体"/>
          <w:kern w:val="0"/>
          <w:szCs w:val="21"/>
        </w:rPr>
        <w:t>任。</w:t>
      </w:r>
    </w:p>
    <w:p w14:paraId="0BBAAB71">
      <w:pPr>
        <w:spacing w:line="360" w:lineRule="auto"/>
        <w:ind w:firstLine="420" w:firstLineChars="200"/>
        <w:rPr>
          <w:rFonts w:hint="eastAsia" w:ascii="宋体" w:hAnsi="宋体"/>
          <w:szCs w:val="21"/>
        </w:rPr>
      </w:pPr>
      <w:r>
        <w:rPr>
          <w:rFonts w:hint="eastAsia" w:ascii="宋体" w:hAnsi="宋体"/>
          <w:szCs w:val="21"/>
        </w:rPr>
        <w:t>11、估值错误的处理</w:t>
      </w:r>
    </w:p>
    <w:p w14:paraId="134FCD98">
      <w:pPr>
        <w:spacing w:line="360" w:lineRule="auto"/>
        <w:ind w:firstLine="420" w:firstLineChars="200"/>
        <w:rPr>
          <w:rFonts w:hint="eastAsia" w:ascii="宋体" w:hAnsi="宋体"/>
          <w:szCs w:val="21"/>
        </w:rPr>
      </w:pPr>
      <w:r>
        <w:rPr>
          <w:rFonts w:hint="eastAsia" w:ascii="宋体" w:hAnsi="宋体"/>
          <w:szCs w:val="21"/>
        </w:rPr>
        <w:t>基金管理人和基金托管人将采取必要、适当、合理的措施确保基金资产估值的准确性、及时性。当基金净值发生计算错误超过基金净值0.5%时，视为估值错误。</w:t>
      </w:r>
    </w:p>
    <w:p w14:paraId="778EF4E4">
      <w:pPr>
        <w:spacing w:line="360" w:lineRule="auto"/>
        <w:ind w:firstLine="420" w:firstLineChars="200"/>
        <w:rPr>
          <w:rFonts w:hint="eastAsia" w:ascii="宋体" w:hAnsi="宋体"/>
          <w:szCs w:val="21"/>
        </w:rPr>
      </w:pPr>
      <w:r>
        <w:rPr>
          <w:rFonts w:hint="eastAsia" w:ascii="宋体" w:hAnsi="宋体"/>
          <w:szCs w:val="21"/>
        </w:rPr>
        <w:t>本合同的当事人应按照以下约定处理：</w:t>
      </w:r>
    </w:p>
    <w:p w14:paraId="4255C344">
      <w:pPr>
        <w:spacing w:line="360" w:lineRule="auto"/>
        <w:ind w:firstLine="420" w:firstLineChars="200"/>
        <w:rPr>
          <w:rFonts w:hint="eastAsia" w:ascii="宋体" w:hAnsi="宋体"/>
          <w:szCs w:val="21"/>
        </w:rPr>
      </w:pPr>
      <w:r>
        <w:rPr>
          <w:rFonts w:hint="eastAsia" w:ascii="宋体" w:hAnsi="宋体"/>
          <w:szCs w:val="21"/>
        </w:rPr>
        <w:t>（1）估值错误类型</w:t>
      </w:r>
    </w:p>
    <w:p w14:paraId="6F30EC08">
      <w:pPr>
        <w:spacing w:line="360" w:lineRule="auto"/>
        <w:ind w:firstLine="420" w:firstLineChars="200"/>
        <w:rPr>
          <w:rFonts w:hint="eastAsia" w:ascii="宋体" w:hAnsi="宋体"/>
          <w:szCs w:val="21"/>
        </w:rPr>
      </w:pPr>
      <w:r>
        <w:rPr>
          <w:rFonts w:hint="eastAsia" w:ascii="宋体" w:hAnsi="宋体"/>
          <w:szCs w:val="21"/>
        </w:rPr>
        <w:t>本基金运作过程中，如果由于基金管理人、基金托管人、证券/期货交易所、基金服务机构、募集机构或基金投资者自身的过错造成估值错误，导致其他当事人遭受损失的，按如下估值错误处理原则和处理程序执行。</w:t>
      </w:r>
    </w:p>
    <w:p w14:paraId="42DBD110">
      <w:pPr>
        <w:spacing w:line="360" w:lineRule="auto"/>
        <w:ind w:firstLine="420" w:firstLineChars="200"/>
        <w:rPr>
          <w:rFonts w:hint="eastAsia" w:ascii="宋体" w:hAnsi="宋体"/>
          <w:szCs w:val="21"/>
        </w:rPr>
      </w:pPr>
      <w:r>
        <w:rPr>
          <w:rFonts w:hint="eastAsia" w:ascii="宋体" w:hAnsi="宋体"/>
          <w:szCs w:val="21"/>
        </w:rPr>
        <w:t>上述估值错误的主要类型包括但不限于：资料申报差错、数据传输差错、数据计算差错、系统故障差错、下达指令差错等。</w:t>
      </w:r>
    </w:p>
    <w:p w14:paraId="05F02ADB">
      <w:pPr>
        <w:spacing w:line="360" w:lineRule="auto"/>
        <w:ind w:firstLine="420" w:firstLineChars="200"/>
        <w:rPr>
          <w:rFonts w:hint="eastAsia" w:ascii="宋体" w:hAnsi="宋体"/>
          <w:szCs w:val="21"/>
        </w:rPr>
      </w:pPr>
      <w:r>
        <w:rPr>
          <w:rFonts w:hint="eastAsia" w:ascii="宋体" w:hAnsi="宋体"/>
          <w:szCs w:val="21"/>
        </w:rPr>
        <w:t>自然灾害、突发事件、以及因技术原因引起的差错，若系同行业现有技术水平不能预见、不能避免、不能克服，则属不可抗力，由于不可抗力造成基金份额持有人的交易资料灭失或被错误处理或造成其他差错，因不可抗力原因出现差错的当事人不对其他当事人承担赔偿责任，但因该差错取得不当得利的当事人仍应负有返还不当得利的义务。</w:t>
      </w:r>
    </w:p>
    <w:p w14:paraId="69A8D771">
      <w:pPr>
        <w:spacing w:line="360" w:lineRule="auto"/>
        <w:ind w:firstLine="420" w:firstLineChars="200"/>
        <w:rPr>
          <w:rFonts w:hint="eastAsia" w:ascii="宋体" w:hAnsi="宋体"/>
          <w:szCs w:val="21"/>
        </w:rPr>
      </w:pPr>
      <w:r>
        <w:rPr>
          <w:rFonts w:hint="eastAsia" w:ascii="宋体" w:hAnsi="宋体"/>
          <w:szCs w:val="21"/>
        </w:rPr>
        <w:t>（2）估值错误处理原则</w:t>
      </w:r>
    </w:p>
    <w:p w14:paraId="0D5DF99F">
      <w:pPr>
        <w:spacing w:line="360" w:lineRule="auto"/>
        <w:ind w:firstLine="420" w:firstLineChars="200"/>
        <w:rPr>
          <w:rFonts w:hint="eastAsia" w:ascii="宋体" w:hAnsi="宋体"/>
          <w:szCs w:val="21"/>
        </w:rPr>
      </w:pPr>
      <w:r>
        <w:rPr>
          <w:rFonts w:hint="eastAsia" w:ascii="宋体" w:hAnsi="宋体"/>
          <w:szCs w:val="21"/>
        </w:rPr>
        <w:t>A、如基金管理人或基金托管人发现基金资产估值违反本合同订明的估值方法、程序及相关法律法规的规定，导致基金净值发生计算错误超过基金净值0.5%时，应立即通知对方，共同查明原因，协商解决；</w:t>
      </w:r>
    </w:p>
    <w:p w14:paraId="693E0DFE">
      <w:pPr>
        <w:spacing w:line="360" w:lineRule="auto"/>
        <w:ind w:firstLine="420" w:firstLineChars="200"/>
        <w:rPr>
          <w:rFonts w:hint="eastAsia" w:ascii="宋体" w:hAnsi="宋体"/>
          <w:szCs w:val="21"/>
        </w:rPr>
      </w:pPr>
      <w:r>
        <w:rPr>
          <w:rFonts w:hint="eastAsia" w:ascii="宋体" w:hAnsi="宋体"/>
          <w:szCs w:val="21"/>
        </w:rPr>
        <w:t>B、估值错误的责任人应当对由于该估值错误遭受损失的直接当事人的直接损失承担赔偿责任；估值错误的责任人对有关当事人的直接损失负责，不对间接损失负责，并且仅对估值错误的有关直接当事人负责，不对第三方负责；</w:t>
      </w:r>
    </w:p>
    <w:p w14:paraId="0CABC32F">
      <w:pPr>
        <w:spacing w:line="360" w:lineRule="auto"/>
        <w:ind w:firstLine="420" w:firstLineChars="200"/>
        <w:rPr>
          <w:rFonts w:hint="eastAsia" w:ascii="宋体" w:hAnsi="宋体"/>
          <w:szCs w:val="21"/>
        </w:rPr>
      </w:pPr>
      <w:r>
        <w:rPr>
          <w:rFonts w:hint="eastAsia" w:ascii="宋体" w:hAnsi="宋体"/>
          <w:szCs w:val="21"/>
        </w:rPr>
        <w:t>C、因估值错误而获得不当得利的当事人负有及时返还不当得利的义务；</w:t>
      </w:r>
    </w:p>
    <w:p w14:paraId="346BA9DB">
      <w:pPr>
        <w:spacing w:line="360" w:lineRule="auto"/>
        <w:ind w:firstLine="420" w:firstLineChars="200"/>
        <w:rPr>
          <w:rFonts w:hint="eastAsia" w:ascii="宋体" w:hAnsi="宋体"/>
          <w:szCs w:val="21"/>
        </w:rPr>
      </w:pPr>
      <w:r>
        <w:rPr>
          <w:rFonts w:hint="eastAsia" w:ascii="宋体" w:hAnsi="宋体"/>
          <w:szCs w:val="21"/>
        </w:rPr>
        <w:t>D、估值错误调整采用尽量恢复至假设未发生估值错误的正确情形的方式；</w:t>
      </w:r>
    </w:p>
    <w:p w14:paraId="216010D9">
      <w:pPr>
        <w:spacing w:line="360" w:lineRule="auto"/>
        <w:ind w:firstLine="420" w:firstLineChars="200"/>
        <w:rPr>
          <w:rFonts w:hint="eastAsia" w:ascii="宋体" w:hAnsi="宋体"/>
          <w:szCs w:val="21"/>
        </w:rPr>
      </w:pPr>
      <w:r>
        <w:rPr>
          <w:rFonts w:hint="eastAsia" w:ascii="宋体" w:hAnsi="宋体"/>
          <w:szCs w:val="21"/>
        </w:rPr>
        <w:t>E、基金管理人和基金托管人由于各自技术系统设置而产生的净值计算尾差，以基金管理人计算结果为准；</w:t>
      </w:r>
    </w:p>
    <w:p w14:paraId="7D7329F2">
      <w:pPr>
        <w:spacing w:line="360" w:lineRule="auto"/>
        <w:ind w:firstLine="420" w:firstLineChars="200"/>
        <w:rPr>
          <w:rFonts w:hint="eastAsia" w:ascii="宋体" w:hAnsi="宋体"/>
          <w:szCs w:val="21"/>
        </w:rPr>
      </w:pPr>
      <w:r>
        <w:rPr>
          <w:rFonts w:hint="eastAsia" w:ascii="宋体" w:hAnsi="宋体"/>
          <w:szCs w:val="21"/>
        </w:rPr>
        <w:t>F、基金</w:t>
      </w:r>
      <w:r>
        <w:rPr>
          <w:rFonts w:ascii="宋体" w:hAnsi="宋体"/>
          <w:szCs w:val="21"/>
        </w:rPr>
        <w:t>管理人按</w:t>
      </w:r>
      <w:r>
        <w:rPr>
          <w:rFonts w:hint="eastAsia" w:ascii="宋体" w:hAnsi="宋体"/>
          <w:szCs w:val="21"/>
        </w:rPr>
        <w:t>本合同约定的估值方法进行估值时，</w:t>
      </w:r>
      <w:r>
        <w:rPr>
          <w:rFonts w:ascii="宋体" w:hAnsi="宋体"/>
          <w:szCs w:val="21"/>
        </w:rPr>
        <w:t>所造成的误差不作为</w:t>
      </w:r>
      <w:r>
        <w:rPr>
          <w:rFonts w:hint="eastAsia" w:ascii="宋体" w:hAnsi="宋体"/>
          <w:szCs w:val="21"/>
        </w:rPr>
        <w:t>基金资产估值</w:t>
      </w:r>
      <w:r>
        <w:rPr>
          <w:rFonts w:ascii="宋体" w:hAnsi="宋体"/>
          <w:szCs w:val="21"/>
        </w:rPr>
        <w:t>错误处理</w:t>
      </w:r>
      <w:r>
        <w:rPr>
          <w:rFonts w:hint="eastAsia" w:ascii="宋体" w:hAnsi="宋体"/>
          <w:szCs w:val="21"/>
        </w:rPr>
        <w:t>；</w:t>
      </w:r>
    </w:p>
    <w:p w14:paraId="461D364E">
      <w:pPr>
        <w:spacing w:line="360" w:lineRule="auto"/>
        <w:ind w:firstLine="420" w:firstLineChars="200"/>
        <w:rPr>
          <w:rFonts w:hint="eastAsia" w:ascii="宋体" w:hAnsi="宋体"/>
          <w:szCs w:val="21"/>
        </w:rPr>
      </w:pPr>
      <w:r>
        <w:rPr>
          <w:rFonts w:hint="eastAsia" w:ascii="宋体" w:hAnsi="宋体"/>
          <w:szCs w:val="21"/>
        </w:rPr>
        <w:t>G、按法律法规规定的其他原则处理估值错误。</w:t>
      </w:r>
    </w:p>
    <w:p w14:paraId="69B91EE2">
      <w:pPr>
        <w:spacing w:line="360" w:lineRule="auto"/>
        <w:ind w:firstLine="420" w:firstLineChars="200"/>
        <w:rPr>
          <w:rFonts w:hint="eastAsia" w:ascii="宋体" w:hAnsi="宋体"/>
          <w:szCs w:val="21"/>
        </w:rPr>
      </w:pPr>
      <w:r>
        <w:rPr>
          <w:rFonts w:hint="eastAsia" w:ascii="宋体" w:hAnsi="宋体"/>
          <w:szCs w:val="21"/>
        </w:rPr>
        <w:t>（3）估值错误处理程序</w:t>
      </w:r>
    </w:p>
    <w:p w14:paraId="7DE2A80D">
      <w:pPr>
        <w:spacing w:line="360" w:lineRule="auto"/>
        <w:ind w:firstLine="420" w:firstLineChars="200"/>
        <w:rPr>
          <w:rFonts w:hint="eastAsia" w:ascii="宋体" w:hAnsi="宋体"/>
          <w:szCs w:val="21"/>
        </w:rPr>
      </w:pPr>
      <w:r>
        <w:rPr>
          <w:rFonts w:hint="eastAsia" w:ascii="宋体" w:hAnsi="宋体"/>
          <w:szCs w:val="21"/>
        </w:rPr>
        <w:t>估值错误被发现后，有关的当事人应当及时进行处理，处理的程序如下：</w:t>
      </w:r>
    </w:p>
    <w:p w14:paraId="7B5606C3">
      <w:pPr>
        <w:spacing w:line="360" w:lineRule="auto"/>
        <w:ind w:firstLine="420" w:firstLineChars="200"/>
        <w:rPr>
          <w:rFonts w:hint="eastAsia" w:ascii="宋体" w:hAnsi="宋体"/>
          <w:szCs w:val="21"/>
        </w:rPr>
      </w:pPr>
      <w:r>
        <w:rPr>
          <w:rFonts w:hint="eastAsia" w:ascii="宋体" w:hAnsi="宋体"/>
          <w:szCs w:val="21"/>
        </w:rPr>
        <w:t>A、基金份额净值计算出现错误时，基金管理人应当立即予以纠正，通报基金托管人，并采取合理的措施防止损失进一步扩大；</w:t>
      </w:r>
    </w:p>
    <w:p w14:paraId="2E4E536A">
      <w:pPr>
        <w:spacing w:line="360" w:lineRule="auto"/>
        <w:ind w:firstLine="420" w:firstLineChars="200"/>
        <w:rPr>
          <w:rFonts w:hint="eastAsia" w:ascii="宋体" w:hAnsi="宋体"/>
          <w:szCs w:val="21"/>
        </w:rPr>
      </w:pPr>
      <w:r>
        <w:rPr>
          <w:rFonts w:hint="eastAsia" w:ascii="宋体" w:hAnsi="宋体"/>
          <w:szCs w:val="21"/>
        </w:rPr>
        <w:t>B、当基金净值发生计算错误超过基金净值0.5%时，查明估值错误发生的原因，根据当事人协商的方法对因估值错误造成的损失进行评估；</w:t>
      </w:r>
    </w:p>
    <w:p w14:paraId="0DE2C4A1">
      <w:pPr>
        <w:spacing w:line="360" w:lineRule="auto"/>
        <w:ind w:firstLine="420" w:firstLineChars="200"/>
        <w:rPr>
          <w:rFonts w:hint="eastAsia" w:ascii="宋体" w:hAnsi="宋体"/>
          <w:szCs w:val="21"/>
        </w:rPr>
      </w:pPr>
      <w:r>
        <w:rPr>
          <w:rFonts w:hint="eastAsia" w:ascii="宋体" w:hAnsi="宋体"/>
          <w:szCs w:val="21"/>
        </w:rPr>
        <w:t>C、根据估值错误处理原则或当事人协商的方法，对估值错误进行处理；</w:t>
      </w:r>
    </w:p>
    <w:p w14:paraId="4F9E1407">
      <w:pPr>
        <w:spacing w:line="360" w:lineRule="auto"/>
        <w:ind w:firstLine="420" w:firstLineChars="200"/>
        <w:rPr>
          <w:rFonts w:hint="eastAsia" w:ascii="宋体" w:hAnsi="宋体"/>
          <w:szCs w:val="21"/>
        </w:rPr>
      </w:pPr>
      <w:r>
        <w:rPr>
          <w:rFonts w:ascii="宋体" w:hAnsi="宋体"/>
          <w:szCs w:val="21"/>
        </w:rPr>
        <w:t>D</w:t>
      </w:r>
      <w:r>
        <w:rPr>
          <w:rFonts w:hint="eastAsia" w:ascii="宋体" w:hAnsi="宋体"/>
          <w:szCs w:val="21"/>
        </w:rPr>
        <w:t>、前述内容如法律法规或监管机关另有规定的，从其规定处理。</w:t>
      </w:r>
    </w:p>
    <w:p w14:paraId="7E732B94">
      <w:pPr>
        <w:spacing w:line="360" w:lineRule="auto"/>
        <w:ind w:firstLine="420" w:firstLineChars="200"/>
        <w:rPr>
          <w:rFonts w:hint="eastAsia" w:ascii="宋体" w:hAnsi="宋体"/>
          <w:szCs w:val="21"/>
        </w:rPr>
      </w:pPr>
      <w:r>
        <w:rPr>
          <w:rFonts w:hint="eastAsia" w:ascii="宋体" w:hAnsi="宋体"/>
          <w:szCs w:val="21"/>
        </w:rPr>
        <w:t>12、暂停估值的情形</w:t>
      </w:r>
    </w:p>
    <w:p w14:paraId="235BC135">
      <w:pPr>
        <w:spacing w:line="360" w:lineRule="auto"/>
        <w:ind w:firstLine="420" w:firstLineChars="200"/>
        <w:rPr>
          <w:rFonts w:hint="eastAsia" w:ascii="宋体" w:hAnsi="宋体"/>
          <w:szCs w:val="21"/>
        </w:rPr>
      </w:pPr>
      <w:r>
        <w:rPr>
          <w:rFonts w:hint="eastAsia" w:ascii="宋体" w:hAnsi="宋体"/>
          <w:szCs w:val="21"/>
        </w:rPr>
        <w:t>（1）基金投资所涉及的证券/期货交易场所遇法定节假日或因其他原因暂停营业时；</w:t>
      </w:r>
    </w:p>
    <w:p w14:paraId="120FCC39">
      <w:pPr>
        <w:spacing w:line="360" w:lineRule="auto"/>
        <w:ind w:firstLine="420" w:firstLineChars="200"/>
        <w:rPr>
          <w:rFonts w:hint="eastAsia" w:ascii="宋体" w:hAnsi="宋体"/>
          <w:szCs w:val="21"/>
        </w:rPr>
      </w:pPr>
      <w:r>
        <w:rPr>
          <w:rFonts w:hint="eastAsia" w:ascii="宋体" w:hAnsi="宋体"/>
          <w:szCs w:val="21"/>
        </w:rPr>
        <w:t>（2）因不可抗力或其他情形致使基金管理人、基金托管人无法准确评估基金财产价值时；</w:t>
      </w:r>
    </w:p>
    <w:p w14:paraId="031A6281">
      <w:pPr>
        <w:spacing w:line="360" w:lineRule="auto"/>
        <w:ind w:firstLine="420" w:firstLineChars="200"/>
        <w:rPr>
          <w:rFonts w:hint="eastAsia" w:ascii="宋体" w:hAnsi="宋体"/>
          <w:szCs w:val="21"/>
        </w:rPr>
      </w:pPr>
      <w:r>
        <w:rPr>
          <w:rFonts w:hint="eastAsia" w:ascii="宋体" w:hAnsi="宋体"/>
          <w:szCs w:val="21"/>
        </w:rPr>
        <w:t>（3）占基金相当比例的投资品种的估值出现重大转变，而基金管理人为保障基金投资者的利益，决定延迟估值的情形；</w:t>
      </w:r>
    </w:p>
    <w:p w14:paraId="2641A065">
      <w:pPr>
        <w:spacing w:line="360" w:lineRule="auto"/>
        <w:ind w:firstLine="420" w:firstLineChars="200"/>
        <w:rPr>
          <w:rFonts w:hint="eastAsia" w:ascii="宋体" w:hAnsi="宋体"/>
          <w:szCs w:val="21"/>
        </w:rPr>
      </w:pPr>
      <w:r>
        <w:rPr>
          <w:rFonts w:hint="eastAsia" w:ascii="宋体" w:hAnsi="宋体"/>
          <w:szCs w:val="21"/>
        </w:rPr>
        <w:t>（4）对于没有或未及时获取交易数据或行情数据、交易数据或行情数据不完整或有误时；</w:t>
      </w:r>
    </w:p>
    <w:p w14:paraId="3EB2F8A4">
      <w:pPr>
        <w:spacing w:line="360" w:lineRule="auto"/>
        <w:ind w:firstLine="420" w:firstLineChars="200"/>
        <w:rPr>
          <w:rFonts w:hint="eastAsia" w:ascii="宋体" w:hAnsi="宋体"/>
          <w:szCs w:val="21"/>
        </w:rPr>
      </w:pPr>
      <w:r>
        <w:rPr>
          <w:rFonts w:hint="eastAsia" w:ascii="宋体" w:hAnsi="宋体"/>
          <w:szCs w:val="21"/>
        </w:rPr>
        <w:t>（5）中国证监会认定的其他情形。</w:t>
      </w:r>
    </w:p>
    <w:p w14:paraId="72F99406">
      <w:pPr>
        <w:spacing w:line="360" w:lineRule="auto"/>
        <w:ind w:firstLine="420" w:firstLineChars="200"/>
        <w:rPr>
          <w:rFonts w:hint="eastAsia" w:ascii="宋体" w:hAnsi="宋体"/>
          <w:szCs w:val="21"/>
        </w:rPr>
      </w:pPr>
      <w:r>
        <w:rPr>
          <w:rFonts w:ascii="宋体" w:hAnsi="宋体"/>
          <w:szCs w:val="21"/>
        </w:rPr>
        <w:t>13、基金份额净值的确认</w:t>
      </w:r>
    </w:p>
    <w:p w14:paraId="6BB0B252">
      <w:pPr>
        <w:spacing w:line="360" w:lineRule="auto"/>
        <w:ind w:firstLine="420" w:firstLineChars="200"/>
        <w:rPr>
          <w:rFonts w:hint="eastAsia" w:hAnsi="宋体"/>
          <w:color w:val="000000"/>
          <w:szCs w:val="21"/>
        </w:rPr>
      </w:pPr>
      <w:r>
        <w:rPr>
          <w:rFonts w:hAnsi="宋体"/>
          <w:color w:val="000000"/>
          <w:szCs w:val="21"/>
        </w:rPr>
        <w:t>用于基金信息披露的基金份额净值由基金管理人负责计算，基金托管人负责进行复核。基金管理人应于每个</w:t>
      </w:r>
      <w:r>
        <w:rPr>
          <w:rFonts w:hint="eastAsia" w:hAnsi="宋体"/>
          <w:color w:val="000000"/>
          <w:szCs w:val="21"/>
        </w:rPr>
        <w:t>估值核对</w:t>
      </w:r>
      <w:r>
        <w:rPr>
          <w:rFonts w:hAnsi="宋体"/>
          <w:color w:val="000000"/>
          <w:szCs w:val="21"/>
        </w:rPr>
        <w:t>日计算</w:t>
      </w:r>
      <w:r>
        <w:rPr>
          <w:rFonts w:hint="eastAsia" w:hAnsi="宋体"/>
          <w:color w:val="000000"/>
          <w:szCs w:val="21"/>
        </w:rPr>
        <w:t>估值</w:t>
      </w:r>
      <w:r>
        <w:rPr>
          <w:rFonts w:hAnsi="宋体"/>
          <w:color w:val="000000"/>
          <w:szCs w:val="21"/>
        </w:rPr>
        <w:t>日的基金</w:t>
      </w:r>
      <w:r>
        <w:rPr>
          <w:rFonts w:hint="eastAsia" w:hAnsi="宋体"/>
          <w:color w:val="000000"/>
          <w:szCs w:val="21"/>
        </w:rPr>
        <w:t>份额</w:t>
      </w:r>
      <w:r>
        <w:rPr>
          <w:rFonts w:hAnsi="宋体"/>
          <w:color w:val="000000"/>
          <w:szCs w:val="21"/>
        </w:rPr>
        <w:t>净值并发送给基金托管人。基金托管人对</w:t>
      </w:r>
      <w:r>
        <w:rPr>
          <w:rFonts w:hint="eastAsia" w:hAnsi="宋体"/>
          <w:color w:val="000000"/>
          <w:szCs w:val="21"/>
        </w:rPr>
        <w:t>份额</w:t>
      </w:r>
      <w:r>
        <w:rPr>
          <w:rFonts w:hAnsi="宋体"/>
          <w:color w:val="000000"/>
          <w:szCs w:val="21"/>
        </w:rPr>
        <w:t>净值计算结果复核确认后发送给基金管理人</w:t>
      </w:r>
      <w:r>
        <w:rPr>
          <w:rFonts w:hint="eastAsia" w:hAnsi="宋体"/>
          <w:color w:val="000000"/>
          <w:szCs w:val="21"/>
        </w:rPr>
        <w:t>。基金份额净值</w:t>
      </w:r>
      <w:r>
        <w:rPr>
          <w:rFonts w:hAnsi="宋体"/>
          <w:color w:val="000000"/>
          <w:szCs w:val="21"/>
        </w:rPr>
        <w:t>由基金管理人</w:t>
      </w:r>
      <w:r>
        <w:rPr>
          <w:rFonts w:hint="eastAsia" w:hAnsi="宋体"/>
          <w:color w:val="000000"/>
          <w:szCs w:val="21"/>
        </w:rPr>
        <w:t>负责对投资者</w:t>
      </w:r>
      <w:r>
        <w:rPr>
          <w:rFonts w:hAnsi="宋体"/>
          <w:color w:val="000000"/>
          <w:szCs w:val="21"/>
        </w:rPr>
        <w:t>公布。</w:t>
      </w:r>
    </w:p>
    <w:p w14:paraId="74B5F5A3">
      <w:pPr>
        <w:spacing w:line="360" w:lineRule="auto"/>
        <w:ind w:firstLine="420" w:firstLineChars="200"/>
        <w:rPr>
          <w:color w:val="000000"/>
          <w:szCs w:val="21"/>
        </w:rPr>
      </w:pPr>
      <w:r>
        <w:rPr>
          <w:rFonts w:hint="eastAsia" w:hAnsi="宋体"/>
          <w:color w:val="000000"/>
          <w:szCs w:val="21"/>
        </w:rPr>
        <w:t>根据相关法规，基金会计责任方由基金管理人担任。因此，就与本基金有关的会计问题，如经相关各方在平等基础上充分讨论后，仍无法达成一致的意见，基金管理人有权按照其对基金资产净值的计算结果对外予以公布，并承担由此而产生的责任。基金托管人有权将该等情况报相关监管机构备案。</w:t>
      </w:r>
    </w:p>
    <w:p w14:paraId="039D662E">
      <w:pPr>
        <w:spacing w:line="360" w:lineRule="auto"/>
        <w:ind w:firstLine="420" w:firstLineChars="200"/>
        <w:rPr>
          <w:rFonts w:hint="eastAsia" w:ascii="宋体" w:hAnsi="宋体"/>
          <w:szCs w:val="21"/>
        </w:rPr>
      </w:pPr>
      <w:r>
        <w:rPr>
          <w:rFonts w:ascii="宋体" w:hAnsi="宋体"/>
          <w:szCs w:val="21"/>
        </w:rPr>
        <w:t>14、特殊情况的处理</w:t>
      </w:r>
    </w:p>
    <w:p w14:paraId="48659ED8">
      <w:pPr>
        <w:spacing w:line="360" w:lineRule="auto"/>
        <w:ind w:firstLine="420" w:firstLineChars="200"/>
        <w:rPr>
          <w:rFonts w:hint="eastAsia" w:ascii="宋体" w:hAnsi="宋体"/>
          <w:szCs w:val="21"/>
        </w:rPr>
      </w:pPr>
      <w:r>
        <w:rPr>
          <w:rFonts w:hAnsi="宋体"/>
          <w:color w:val="000000"/>
          <w:szCs w:val="21"/>
        </w:rPr>
        <w:t>由于不可抗力</w:t>
      </w:r>
      <w:r>
        <w:rPr>
          <w:rFonts w:hint="eastAsia" w:hAnsi="宋体"/>
          <w:color w:val="000000"/>
          <w:szCs w:val="21"/>
        </w:rPr>
        <w:t>、系统等</w:t>
      </w:r>
      <w:r>
        <w:rPr>
          <w:rFonts w:hAnsi="宋体"/>
          <w:color w:val="000000"/>
          <w:szCs w:val="21"/>
        </w:rPr>
        <w:t>原因，或由于证券交易所</w:t>
      </w:r>
      <w:r>
        <w:rPr>
          <w:rFonts w:hint="eastAsia" w:hAnsi="宋体"/>
          <w:color w:val="000000"/>
          <w:szCs w:val="21"/>
        </w:rPr>
        <w:t>、</w:t>
      </w:r>
      <w:r>
        <w:rPr>
          <w:rFonts w:hAnsi="宋体"/>
          <w:color w:val="000000"/>
          <w:szCs w:val="21"/>
        </w:rPr>
        <w:t>登记结算公司</w:t>
      </w:r>
      <w:r>
        <w:rPr>
          <w:rFonts w:hint="eastAsia" w:hAnsi="宋体"/>
          <w:color w:val="000000"/>
          <w:szCs w:val="21"/>
        </w:rPr>
        <w:t>或证券经纪商</w:t>
      </w:r>
      <w:r>
        <w:rPr>
          <w:rFonts w:hAnsi="宋体"/>
          <w:color w:val="000000"/>
          <w:szCs w:val="21"/>
        </w:rPr>
        <w:t>发送的数据错误，或国家会计政策变更、市场规则变更等，基金管理人和基金托管人虽然已经采取必要、适当、合理的措施进行检查，但未能发现错误的，由此造成的基金资产估值错误，基金管理人和基金托管人免除赔偿责任。但基金管理人应当积极采取必要的措施消除由此造成的影响。</w:t>
      </w:r>
    </w:p>
    <w:p w14:paraId="7D8B9DC8">
      <w:pPr>
        <w:spacing w:line="360" w:lineRule="auto"/>
        <w:ind w:firstLine="420"/>
        <w:rPr>
          <w:rFonts w:hint="eastAsia" w:ascii="宋体" w:hAnsi="宋体"/>
          <w:szCs w:val="21"/>
        </w:rPr>
      </w:pPr>
      <w:r>
        <w:rPr>
          <w:rFonts w:hint="eastAsia" w:ascii="宋体" w:hAnsi="宋体"/>
          <w:szCs w:val="21"/>
        </w:rPr>
        <w:t>（二）基金的会计政策</w:t>
      </w:r>
    </w:p>
    <w:p w14:paraId="7030EF46">
      <w:pPr>
        <w:spacing w:line="360" w:lineRule="auto"/>
        <w:ind w:firstLine="420"/>
        <w:rPr>
          <w:rFonts w:hint="eastAsia" w:ascii="宋体" w:hAnsi="宋体"/>
          <w:szCs w:val="21"/>
        </w:rPr>
      </w:pPr>
      <w:r>
        <w:rPr>
          <w:rFonts w:ascii="宋体" w:hAnsi="宋体"/>
          <w:szCs w:val="21"/>
        </w:rPr>
        <w:t>1</w:t>
      </w:r>
      <w:r>
        <w:rPr>
          <w:rFonts w:hint="eastAsia" w:ascii="宋体" w:hAnsi="宋体"/>
          <w:szCs w:val="21"/>
        </w:rPr>
        <w:t>、基金管理人为本基金的基金会计责任方；</w:t>
      </w:r>
    </w:p>
    <w:p w14:paraId="205846BE">
      <w:pPr>
        <w:spacing w:line="360" w:lineRule="auto"/>
        <w:ind w:firstLine="420"/>
        <w:rPr>
          <w:rFonts w:hint="eastAsia" w:ascii="宋体" w:hAnsi="宋体"/>
          <w:szCs w:val="21"/>
        </w:rPr>
      </w:pPr>
      <w:r>
        <w:rPr>
          <w:rFonts w:ascii="宋体" w:hAnsi="宋体"/>
          <w:szCs w:val="21"/>
        </w:rPr>
        <w:t>2</w:t>
      </w:r>
      <w:r>
        <w:rPr>
          <w:rFonts w:hint="eastAsia" w:ascii="宋体" w:hAnsi="宋体"/>
          <w:szCs w:val="21"/>
        </w:rPr>
        <w:t>、基金的会计年度为公历年度的</w:t>
      </w:r>
      <w:r>
        <w:rPr>
          <w:rFonts w:ascii="宋体" w:hAnsi="宋体"/>
          <w:szCs w:val="21"/>
        </w:rPr>
        <w:t>1</w:t>
      </w:r>
      <w:r>
        <w:rPr>
          <w:rFonts w:hint="eastAsia" w:ascii="宋体" w:hAnsi="宋体"/>
          <w:szCs w:val="21"/>
        </w:rPr>
        <w:t>月</w:t>
      </w:r>
      <w:r>
        <w:rPr>
          <w:rFonts w:ascii="宋体" w:hAnsi="宋体"/>
          <w:szCs w:val="21"/>
        </w:rPr>
        <w:t>1</w:t>
      </w:r>
      <w:r>
        <w:rPr>
          <w:rFonts w:hint="eastAsia" w:ascii="宋体" w:hAnsi="宋体"/>
          <w:szCs w:val="21"/>
        </w:rPr>
        <w:t>日至</w:t>
      </w:r>
      <w:r>
        <w:rPr>
          <w:rFonts w:ascii="宋体" w:hAnsi="宋体"/>
          <w:szCs w:val="21"/>
        </w:rPr>
        <w:t>12</w:t>
      </w:r>
      <w:r>
        <w:rPr>
          <w:rFonts w:hint="eastAsia" w:ascii="宋体" w:hAnsi="宋体"/>
          <w:szCs w:val="21"/>
        </w:rPr>
        <w:t>月</w:t>
      </w:r>
      <w:r>
        <w:rPr>
          <w:rFonts w:ascii="宋体" w:hAnsi="宋体"/>
          <w:szCs w:val="21"/>
        </w:rPr>
        <w:t>31</w:t>
      </w:r>
      <w:r>
        <w:rPr>
          <w:rFonts w:hint="eastAsia" w:ascii="宋体" w:hAnsi="宋体"/>
          <w:szCs w:val="21"/>
        </w:rPr>
        <w:t>日；基金首次募集的会计年度按如下原则：如果《基金合同》生效少于</w:t>
      </w:r>
      <w:r>
        <w:rPr>
          <w:rFonts w:ascii="宋体" w:hAnsi="宋体"/>
          <w:szCs w:val="21"/>
        </w:rPr>
        <w:t>2</w:t>
      </w:r>
      <w:r>
        <w:rPr>
          <w:rFonts w:hint="eastAsia" w:ascii="宋体" w:hAnsi="宋体"/>
          <w:szCs w:val="21"/>
        </w:rPr>
        <w:t>个月，可以并入下一个会计年度；</w:t>
      </w:r>
    </w:p>
    <w:p w14:paraId="759EB9AB">
      <w:pPr>
        <w:spacing w:line="360" w:lineRule="auto"/>
        <w:ind w:firstLine="420"/>
        <w:rPr>
          <w:rFonts w:hint="eastAsia" w:ascii="宋体" w:hAnsi="宋体"/>
          <w:szCs w:val="21"/>
        </w:rPr>
      </w:pPr>
      <w:r>
        <w:rPr>
          <w:rFonts w:ascii="宋体" w:hAnsi="宋体"/>
          <w:szCs w:val="21"/>
        </w:rPr>
        <w:t>3</w:t>
      </w:r>
      <w:r>
        <w:rPr>
          <w:rFonts w:hint="eastAsia" w:ascii="宋体" w:hAnsi="宋体"/>
          <w:szCs w:val="21"/>
        </w:rPr>
        <w:t>、基金核算以人民币为记账本位币，以人民币元为记账单位；</w:t>
      </w:r>
    </w:p>
    <w:p w14:paraId="6545BC5F">
      <w:pPr>
        <w:spacing w:line="360" w:lineRule="auto"/>
        <w:ind w:firstLine="420"/>
        <w:rPr>
          <w:rFonts w:hint="eastAsia" w:ascii="宋体" w:hAnsi="宋体"/>
          <w:szCs w:val="21"/>
        </w:rPr>
      </w:pPr>
      <w:r>
        <w:rPr>
          <w:rFonts w:ascii="宋体" w:hAnsi="宋体"/>
          <w:szCs w:val="21"/>
        </w:rPr>
        <w:t>4</w:t>
      </w:r>
      <w:r>
        <w:rPr>
          <w:rFonts w:hint="eastAsia" w:ascii="宋体" w:hAnsi="宋体"/>
          <w:szCs w:val="21"/>
        </w:rPr>
        <w:t>、会计核算制度执行国家有关会计制度；</w:t>
      </w:r>
    </w:p>
    <w:p w14:paraId="3F586E0A">
      <w:pPr>
        <w:spacing w:line="360" w:lineRule="auto"/>
        <w:ind w:firstLine="420"/>
        <w:rPr>
          <w:rFonts w:hint="eastAsia" w:ascii="宋体" w:hAnsi="宋体"/>
          <w:szCs w:val="21"/>
        </w:rPr>
      </w:pPr>
      <w:r>
        <w:rPr>
          <w:rFonts w:ascii="宋体" w:hAnsi="宋体"/>
          <w:szCs w:val="21"/>
        </w:rPr>
        <w:t>5</w:t>
      </w:r>
      <w:r>
        <w:rPr>
          <w:rFonts w:hint="eastAsia" w:ascii="宋体" w:hAnsi="宋体"/>
          <w:szCs w:val="21"/>
        </w:rPr>
        <w:t>、本基金独立建账、独立核算；</w:t>
      </w:r>
    </w:p>
    <w:p w14:paraId="3E825431">
      <w:pPr>
        <w:spacing w:line="360" w:lineRule="auto"/>
        <w:ind w:firstLine="420"/>
        <w:rPr>
          <w:rFonts w:hint="eastAsia" w:ascii="宋体" w:hAnsi="宋体"/>
          <w:szCs w:val="21"/>
        </w:rPr>
      </w:pPr>
      <w:r>
        <w:rPr>
          <w:rFonts w:ascii="宋体" w:hAnsi="宋体"/>
          <w:szCs w:val="21"/>
        </w:rPr>
        <w:t>6</w:t>
      </w:r>
      <w:r>
        <w:rPr>
          <w:rFonts w:hint="eastAsia" w:ascii="宋体" w:hAnsi="宋体"/>
          <w:szCs w:val="21"/>
        </w:rPr>
        <w:t>、基金管理人或其委托的基金服务机构保留完整的会计账目、凭证并进行日常的会计核算，编制会计报表；基金托管人定期与基金管理人就基金的会计核算、报表编制等进行核对。</w:t>
      </w:r>
    </w:p>
    <w:p w14:paraId="28E4BE7C">
      <w:pPr>
        <w:spacing w:line="360" w:lineRule="auto"/>
        <w:ind w:firstLine="420"/>
        <w:rPr>
          <w:rFonts w:hint="eastAsia" w:ascii="宋体" w:hAnsi="宋体"/>
          <w:szCs w:val="21"/>
        </w:rPr>
      </w:pPr>
    </w:p>
    <w:p w14:paraId="6A6C56FD">
      <w:pPr>
        <w:pStyle w:val="2"/>
        <w:spacing w:before="0" w:after="0" w:line="360" w:lineRule="auto"/>
        <w:ind w:firstLine="422" w:firstLineChars="200"/>
        <w:jc w:val="center"/>
        <w:rPr>
          <w:rFonts w:hint="eastAsia" w:ascii="宋体" w:hAnsi="宋体"/>
          <w:sz w:val="21"/>
          <w:szCs w:val="21"/>
        </w:rPr>
      </w:pPr>
      <w:bookmarkStart w:id="62" w:name="_Toc194741918"/>
      <w:bookmarkEnd w:id="62"/>
      <w:bookmarkStart w:id="63" w:name="_Toc419"/>
      <w:bookmarkStart w:id="64" w:name="_Toc459392468"/>
      <w:r>
        <w:rPr>
          <w:rFonts w:hint="eastAsia" w:ascii="宋体" w:hAnsi="宋体"/>
          <w:sz w:val="21"/>
          <w:szCs w:val="21"/>
        </w:rPr>
        <w:t>十七、基金的费用与税收</w:t>
      </w:r>
      <w:bookmarkEnd w:id="63"/>
      <w:bookmarkEnd w:id="64"/>
    </w:p>
    <w:p w14:paraId="59520DBD">
      <w:pPr>
        <w:spacing w:line="360" w:lineRule="auto"/>
        <w:ind w:firstLine="420" w:firstLineChars="200"/>
        <w:rPr>
          <w:rFonts w:hint="eastAsia" w:ascii="宋体" w:hAnsi="宋体"/>
          <w:szCs w:val="21"/>
        </w:rPr>
      </w:pPr>
    </w:p>
    <w:p w14:paraId="3BE5DFBB">
      <w:pPr>
        <w:spacing w:line="360" w:lineRule="auto"/>
        <w:ind w:firstLine="420" w:firstLineChars="200"/>
        <w:rPr>
          <w:rFonts w:hint="eastAsia" w:ascii="宋体" w:hAnsi="宋体"/>
          <w:szCs w:val="21"/>
        </w:rPr>
      </w:pPr>
      <w:r>
        <w:rPr>
          <w:rFonts w:hint="eastAsia" w:ascii="宋体" w:hAnsi="宋体"/>
          <w:szCs w:val="21"/>
        </w:rPr>
        <w:t>（一）基金费用的种类</w:t>
      </w:r>
    </w:p>
    <w:p w14:paraId="7CC4DB20">
      <w:pPr>
        <w:spacing w:line="360" w:lineRule="auto"/>
        <w:ind w:firstLine="420" w:firstLineChars="200"/>
        <w:rPr>
          <w:rFonts w:hint="eastAsia" w:ascii="宋体" w:hAnsi="宋体"/>
          <w:szCs w:val="21"/>
        </w:rPr>
      </w:pPr>
      <w:r>
        <w:rPr>
          <w:rFonts w:hint="eastAsia" w:ascii="宋体" w:hAnsi="宋体"/>
          <w:szCs w:val="21"/>
        </w:rPr>
        <w:t>1、管理费；</w:t>
      </w:r>
    </w:p>
    <w:p w14:paraId="271764CB">
      <w:pPr>
        <w:spacing w:line="360" w:lineRule="auto"/>
        <w:ind w:firstLine="420" w:firstLineChars="200"/>
        <w:rPr>
          <w:rFonts w:hint="eastAsia" w:ascii="宋体" w:hAnsi="宋体"/>
          <w:szCs w:val="21"/>
        </w:rPr>
      </w:pPr>
      <w:r>
        <w:rPr>
          <w:rFonts w:hint="eastAsia" w:ascii="宋体" w:hAnsi="宋体"/>
          <w:szCs w:val="21"/>
        </w:rPr>
        <w:t>2、托管费；</w:t>
      </w:r>
    </w:p>
    <w:p w14:paraId="4782977D">
      <w:pPr>
        <w:spacing w:line="360" w:lineRule="auto"/>
        <w:ind w:firstLine="420" w:firstLineChars="200"/>
        <w:rPr>
          <w:rFonts w:hint="eastAsia" w:ascii="宋体" w:hAnsi="宋体"/>
          <w:szCs w:val="21"/>
        </w:rPr>
      </w:pPr>
      <w:r>
        <w:rPr>
          <w:rFonts w:hint="eastAsia" w:ascii="宋体" w:hAnsi="宋体"/>
          <w:szCs w:val="21"/>
        </w:rPr>
        <w:t>3、基金服务费；</w:t>
      </w:r>
    </w:p>
    <w:p w14:paraId="77FA64C8">
      <w:pPr>
        <w:spacing w:line="360" w:lineRule="auto"/>
        <w:ind w:firstLine="420" w:firstLineChars="200"/>
        <w:rPr>
          <w:rFonts w:hint="eastAsia" w:ascii="宋体" w:hAnsi="宋体"/>
          <w:szCs w:val="21"/>
        </w:rPr>
      </w:pPr>
      <w:r>
        <w:rPr>
          <w:rFonts w:hint="eastAsia" w:ascii="宋体" w:hAnsi="宋体"/>
          <w:szCs w:val="21"/>
        </w:rPr>
        <w:t>4、业绩报酬；</w:t>
      </w:r>
    </w:p>
    <w:p w14:paraId="5BF94CB5">
      <w:pPr>
        <w:spacing w:line="360" w:lineRule="auto"/>
        <w:ind w:firstLine="420" w:firstLineChars="200"/>
        <w:rPr>
          <w:rFonts w:hint="eastAsia" w:ascii="宋体" w:hAnsi="宋体"/>
          <w:szCs w:val="21"/>
        </w:rPr>
      </w:pPr>
      <w:r>
        <w:rPr>
          <w:rFonts w:hint="eastAsia" w:ascii="宋体" w:hAnsi="宋体"/>
          <w:szCs w:val="21"/>
        </w:rPr>
        <w:t>5、基金的证券、期货交易费用及账户开户费用；</w:t>
      </w:r>
    </w:p>
    <w:p w14:paraId="0600A5EE">
      <w:pPr>
        <w:spacing w:line="360" w:lineRule="auto"/>
        <w:ind w:firstLine="420" w:firstLineChars="200"/>
        <w:rPr>
          <w:rFonts w:hint="eastAsia" w:ascii="宋体" w:hAnsi="宋体"/>
          <w:szCs w:val="21"/>
        </w:rPr>
      </w:pPr>
      <w:r>
        <w:rPr>
          <w:rFonts w:hint="eastAsia" w:ascii="宋体" w:hAnsi="宋体"/>
          <w:szCs w:val="21"/>
        </w:rPr>
        <w:t>6、基金备案后与之相关的会计师费和律师费；</w:t>
      </w:r>
    </w:p>
    <w:p w14:paraId="61EA5DB2">
      <w:pPr>
        <w:spacing w:line="360" w:lineRule="auto"/>
        <w:ind w:firstLine="420" w:firstLineChars="200"/>
        <w:rPr>
          <w:rFonts w:hint="eastAsia" w:ascii="宋体" w:hAnsi="宋体"/>
          <w:szCs w:val="21"/>
        </w:rPr>
      </w:pPr>
      <w:r>
        <w:rPr>
          <w:rFonts w:hint="eastAsia" w:ascii="宋体" w:hAnsi="宋体"/>
          <w:szCs w:val="21"/>
        </w:rPr>
        <w:t>7、基金的银行汇划费用；</w:t>
      </w:r>
    </w:p>
    <w:p w14:paraId="77196561">
      <w:pPr>
        <w:spacing w:line="360" w:lineRule="auto"/>
        <w:ind w:firstLine="420" w:firstLineChars="200"/>
        <w:rPr>
          <w:rFonts w:hint="eastAsia" w:ascii="宋体" w:hAnsi="宋体"/>
          <w:szCs w:val="21"/>
        </w:rPr>
      </w:pPr>
      <w:r>
        <w:rPr>
          <w:rFonts w:hint="eastAsia" w:ascii="宋体" w:hAnsi="宋体"/>
          <w:szCs w:val="21"/>
        </w:rPr>
        <w:t>8、合同文件制作、印刷费用；</w:t>
      </w:r>
    </w:p>
    <w:p w14:paraId="245333C6">
      <w:pPr>
        <w:spacing w:line="360" w:lineRule="auto"/>
        <w:ind w:firstLine="420" w:firstLineChars="200"/>
        <w:rPr>
          <w:rFonts w:hint="eastAsia" w:ascii="宋体" w:hAnsi="宋体"/>
          <w:szCs w:val="21"/>
        </w:rPr>
      </w:pPr>
      <w:r>
        <w:rPr>
          <w:rFonts w:hint="eastAsia" w:ascii="宋体" w:hAnsi="宋体"/>
          <w:szCs w:val="21"/>
        </w:rPr>
        <w:t>9、按照国家有关规定和本合同约定，可以在基金资产中列支的其他费用。</w:t>
      </w:r>
    </w:p>
    <w:p w14:paraId="26F5FE62">
      <w:pPr>
        <w:spacing w:line="360" w:lineRule="auto"/>
        <w:ind w:firstLine="420" w:firstLineChars="200"/>
        <w:rPr>
          <w:rFonts w:hint="eastAsia" w:ascii="宋体" w:hAnsi="宋体"/>
          <w:szCs w:val="21"/>
        </w:rPr>
      </w:pPr>
      <w:r>
        <w:rPr>
          <w:rFonts w:hint="eastAsia" w:ascii="宋体" w:hAnsi="宋体"/>
          <w:szCs w:val="21"/>
        </w:rPr>
        <w:t>（二）费用计提方式、计提标准和支付方式</w:t>
      </w:r>
    </w:p>
    <w:p w14:paraId="462CCC12">
      <w:pPr>
        <w:spacing w:line="360" w:lineRule="auto"/>
        <w:ind w:firstLine="420" w:firstLineChars="200"/>
        <w:rPr>
          <w:rFonts w:hint="eastAsia" w:ascii="宋体" w:hAnsi="宋体"/>
          <w:szCs w:val="21"/>
        </w:rPr>
      </w:pPr>
      <w:r>
        <w:rPr>
          <w:rFonts w:hint="eastAsia" w:ascii="宋体" w:hAnsi="宋体"/>
          <w:szCs w:val="21"/>
        </w:rPr>
        <w:t xml:space="preserve">1、管理费 </w:t>
      </w:r>
    </w:p>
    <w:p w14:paraId="1BADE964">
      <w:pPr>
        <w:spacing w:line="360" w:lineRule="auto"/>
        <w:ind w:firstLine="420" w:firstLineChars="200"/>
        <w:rPr>
          <w:ins w:id="927" w:author="tongweiwei" w:date="2025-02-07T13:51:16Z"/>
          <w:rFonts w:hint="eastAsia" w:ascii="宋体" w:hAnsi="宋体"/>
          <w:szCs w:val="21"/>
          <w:lang w:val="en-US" w:eastAsia="zh-CN"/>
        </w:rPr>
      </w:pPr>
      <w:ins w:id="928" w:author="tongweiwei" w:date="2025-02-07T13:51:13Z">
        <w:r>
          <w:rPr>
            <w:rFonts w:hint="eastAsia" w:ascii="宋体" w:hAnsi="宋体"/>
            <w:szCs w:val="21"/>
            <w:lang w:val="en-US" w:eastAsia="zh-CN"/>
          </w:rPr>
          <w:t>本基金</w:t>
        </w:r>
      </w:ins>
      <w:ins w:id="929" w:author="tongweiwei" w:date="2025-02-07T13:51:15Z">
        <w:r>
          <w:rPr>
            <w:rFonts w:hint="eastAsia" w:ascii="宋体" w:hAnsi="宋体"/>
            <w:szCs w:val="21"/>
            <w:lang w:val="en-US" w:eastAsia="zh-CN"/>
          </w:rPr>
          <w:t>不收取</w:t>
        </w:r>
      </w:ins>
      <w:ins w:id="930" w:author="tongweiwei" w:date="2025-02-07T13:51:16Z">
        <w:r>
          <w:rPr>
            <w:rFonts w:hint="eastAsia" w:ascii="宋体" w:hAnsi="宋体"/>
            <w:szCs w:val="21"/>
            <w:lang w:val="en-US" w:eastAsia="zh-CN"/>
          </w:rPr>
          <w:t>管理费。</w:t>
        </w:r>
      </w:ins>
    </w:p>
    <w:p w14:paraId="3F9D998B">
      <w:pPr>
        <w:spacing w:line="360" w:lineRule="auto"/>
        <w:ind w:firstLine="420" w:firstLineChars="200"/>
        <w:rPr>
          <w:del w:id="931" w:author="tongweiwei" w:date="2025-02-07T13:51:08Z"/>
          <w:rFonts w:hint="eastAsia" w:ascii="宋体" w:hAnsi="宋体"/>
          <w:szCs w:val="21"/>
        </w:rPr>
      </w:pPr>
      <w:del w:id="932" w:author="tongweiwei" w:date="2025-02-07T13:51:08Z">
        <w:r>
          <w:rPr>
            <w:rFonts w:hint="eastAsia" w:ascii="宋体" w:hAnsi="宋体"/>
            <w:szCs w:val="21"/>
          </w:rPr>
          <w:delText>基金的年管理费率为</w:delText>
        </w:r>
      </w:del>
      <w:del w:id="933" w:author="tongweiwei" w:date="2025-02-07T13:51:08Z">
        <w:r>
          <w:rPr>
            <w:rFonts w:ascii="宋体" w:hAnsi="宋体"/>
            <w:szCs w:val="21"/>
          </w:rPr>
          <w:delText>0.1%</w:delText>
        </w:r>
      </w:del>
      <w:del w:id="934" w:author="tongweiwei" w:date="2025-02-07T13:51:08Z">
        <w:r>
          <w:rPr>
            <w:rFonts w:hint="eastAsia" w:ascii="宋体" w:hAnsi="宋体"/>
            <w:szCs w:val="21"/>
          </w:rPr>
          <w:delText>。计算方法如下：</w:delText>
        </w:r>
      </w:del>
    </w:p>
    <w:p w14:paraId="1C183C85">
      <w:pPr>
        <w:spacing w:line="360" w:lineRule="auto"/>
        <w:ind w:firstLine="420" w:firstLineChars="200"/>
        <w:rPr>
          <w:del w:id="935" w:author="tongweiwei" w:date="2025-02-07T13:51:08Z"/>
          <w:rFonts w:hint="eastAsia" w:ascii="宋体" w:hAnsi="宋体"/>
          <w:szCs w:val="21"/>
        </w:rPr>
      </w:pPr>
      <w:del w:id="936" w:author="tongweiwei" w:date="2025-02-07T13:51:08Z">
        <w:r>
          <w:rPr>
            <w:rFonts w:hint="eastAsia" w:ascii="宋体" w:hAnsi="宋体"/>
            <w:szCs w:val="21"/>
          </w:rPr>
          <w:delText>H＝E×</w:delText>
        </w:r>
      </w:del>
      <w:del w:id="937" w:author="tongweiwei" w:date="2025-02-07T13:51:08Z">
        <w:r>
          <w:rPr>
            <w:rFonts w:ascii="宋体" w:hAnsi="宋体"/>
            <w:szCs w:val="21"/>
          </w:rPr>
          <w:delText>0.1%</w:delText>
        </w:r>
      </w:del>
      <w:del w:id="938" w:author="tongweiwei" w:date="2025-02-07T13:51:08Z">
        <w:r>
          <w:rPr>
            <w:rFonts w:hint="eastAsia" w:ascii="宋体" w:hAnsi="宋体"/>
            <w:szCs w:val="21"/>
          </w:rPr>
          <w:delText>÷N</w:delText>
        </w:r>
      </w:del>
    </w:p>
    <w:p w14:paraId="68D677AE">
      <w:pPr>
        <w:spacing w:line="360" w:lineRule="auto"/>
        <w:ind w:firstLine="420" w:firstLineChars="200"/>
        <w:rPr>
          <w:del w:id="939" w:author="tongweiwei" w:date="2025-02-07T13:51:08Z"/>
          <w:rFonts w:hint="eastAsia" w:ascii="宋体" w:hAnsi="宋体"/>
          <w:szCs w:val="21"/>
        </w:rPr>
      </w:pPr>
      <w:del w:id="940" w:author="tongweiwei" w:date="2025-02-07T13:51:08Z">
        <w:r>
          <w:rPr>
            <w:rFonts w:hint="eastAsia" w:ascii="宋体" w:hAnsi="宋体"/>
            <w:szCs w:val="21"/>
          </w:rPr>
          <w:delText>H：每日应计提的管理费</w:delText>
        </w:r>
      </w:del>
    </w:p>
    <w:p w14:paraId="06BA455A">
      <w:pPr>
        <w:spacing w:line="360" w:lineRule="auto"/>
        <w:ind w:firstLine="420" w:firstLineChars="200"/>
        <w:rPr>
          <w:del w:id="941" w:author="tongweiwei" w:date="2025-02-07T13:51:08Z"/>
          <w:rFonts w:hint="eastAsia" w:ascii="宋体" w:hAnsi="宋体"/>
          <w:szCs w:val="21"/>
        </w:rPr>
      </w:pPr>
      <w:del w:id="942" w:author="tongweiwei" w:date="2025-02-07T13:51:08Z">
        <w:r>
          <w:rPr>
            <w:rFonts w:hint="eastAsia" w:ascii="宋体" w:hAnsi="宋体"/>
            <w:szCs w:val="21"/>
          </w:rPr>
          <w:delText>E：前一日的基金资产净值</w:delText>
        </w:r>
      </w:del>
    </w:p>
    <w:p w14:paraId="330339D4">
      <w:pPr>
        <w:spacing w:line="360" w:lineRule="auto"/>
        <w:ind w:firstLine="420" w:firstLineChars="200"/>
        <w:rPr>
          <w:del w:id="943" w:author="tongweiwei" w:date="2025-02-07T13:51:08Z"/>
          <w:rFonts w:hint="eastAsia" w:ascii="宋体" w:hAnsi="宋体"/>
          <w:szCs w:val="21"/>
        </w:rPr>
      </w:pPr>
      <w:del w:id="944" w:author="tongweiwei" w:date="2025-02-07T13:51:08Z">
        <w:r>
          <w:rPr>
            <w:rFonts w:hint="eastAsia" w:ascii="宋体" w:hAnsi="宋体"/>
            <w:szCs w:val="21"/>
          </w:rPr>
          <w:delText>N：当年天数</w:delText>
        </w:r>
      </w:del>
    </w:p>
    <w:p w14:paraId="1DCE5355">
      <w:pPr>
        <w:spacing w:line="360" w:lineRule="auto"/>
        <w:ind w:firstLine="420" w:firstLineChars="200"/>
        <w:rPr>
          <w:del w:id="945" w:author="tongweiwei" w:date="2025-02-07T13:51:08Z"/>
          <w:rFonts w:hint="eastAsia" w:ascii="宋体" w:hAnsi="宋体"/>
          <w:szCs w:val="21"/>
        </w:rPr>
      </w:pPr>
      <w:del w:id="946" w:author="tongweiwei" w:date="2025-02-07T13:51:08Z">
        <w:r>
          <w:rPr>
            <w:rFonts w:hint="eastAsia" w:ascii="宋体" w:hAnsi="宋体"/>
            <w:szCs w:val="21"/>
          </w:rPr>
          <w:delText>本基金的管理费自基金成立日起，每日计提，按季支付给基金管理人。由基金托管人根据与基金管理人核对一致的财务数据，自动在下个自然季度初十五个工作日内、按照指定的账户路径进行资金支付，基金管理人无需再出具资金划拨指令。费用自动扣划后，基金管理人应进行核对，如发现数据不符，及时联系基金托管人协商解决。</w:delText>
        </w:r>
      </w:del>
    </w:p>
    <w:p w14:paraId="0F5FAB24">
      <w:pPr>
        <w:spacing w:line="360" w:lineRule="auto"/>
        <w:ind w:firstLine="420" w:firstLineChars="200"/>
        <w:rPr>
          <w:rFonts w:hint="eastAsia" w:ascii="宋体" w:hAnsi="宋体"/>
          <w:szCs w:val="21"/>
        </w:rPr>
      </w:pPr>
      <w:r>
        <w:rPr>
          <w:rFonts w:hint="eastAsia" w:ascii="宋体" w:hAnsi="宋体"/>
          <w:szCs w:val="21"/>
        </w:rPr>
        <w:t>2、托管费</w:t>
      </w:r>
    </w:p>
    <w:p w14:paraId="64352D96">
      <w:pPr>
        <w:spacing w:line="360" w:lineRule="auto"/>
        <w:ind w:firstLine="420" w:firstLineChars="200"/>
        <w:rPr>
          <w:rFonts w:hint="eastAsia" w:ascii="宋体" w:hAnsi="宋体"/>
          <w:szCs w:val="21"/>
        </w:rPr>
      </w:pPr>
      <w:r>
        <w:rPr>
          <w:rFonts w:hint="eastAsia" w:ascii="宋体" w:hAnsi="宋体"/>
          <w:szCs w:val="21"/>
        </w:rPr>
        <w:t>基金的年托管费率为</w:t>
      </w:r>
      <w:r>
        <w:rPr>
          <w:rFonts w:ascii="宋体" w:hAnsi="宋体"/>
          <w:szCs w:val="21"/>
        </w:rPr>
        <w:t>0.01%</w:t>
      </w:r>
      <w:r>
        <w:rPr>
          <w:rFonts w:hint="eastAsia" w:ascii="宋体" w:hAnsi="宋体"/>
          <w:szCs w:val="21"/>
        </w:rPr>
        <w:t>。计算方法如下：</w:t>
      </w:r>
    </w:p>
    <w:p w14:paraId="6722C575">
      <w:pPr>
        <w:spacing w:line="360" w:lineRule="auto"/>
        <w:ind w:firstLine="420" w:firstLineChars="200"/>
        <w:rPr>
          <w:rFonts w:hint="eastAsia" w:ascii="宋体" w:hAnsi="宋体"/>
          <w:szCs w:val="21"/>
        </w:rPr>
      </w:pPr>
      <w:r>
        <w:rPr>
          <w:rFonts w:hint="eastAsia" w:ascii="宋体" w:hAnsi="宋体"/>
          <w:szCs w:val="21"/>
        </w:rPr>
        <w:t>H＝E×</w:t>
      </w:r>
      <w:r>
        <w:rPr>
          <w:rFonts w:ascii="宋体" w:hAnsi="宋体"/>
          <w:szCs w:val="21"/>
        </w:rPr>
        <w:t>0.01%</w:t>
      </w:r>
      <w:r>
        <w:rPr>
          <w:rFonts w:hint="eastAsia" w:ascii="宋体" w:hAnsi="宋体"/>
          <w:szCs w:val="21"/>
        </w:rPr>
        <w:t>÷N</w:t>
      </w:r>
    </w:p>
    <w:p w14:paraId="3BFDFDE9">
      <w:pPr>
        <w:spacing w:line="360" w:lineRule="auto"/>
        <w:ind w:firstLine="420" w:firstLineChars="200"/>
        <w:rPr>
          <w:rFonts w:hint="eastAsia" w:ascii="宋体" w:hAnsi="宋体"/>
          <w:szCs w:val="21"/>
        </w:rPr>
      </w:pPr>
      <w:r>
        <w:rPr>
          <w:rFonts w:hint="eastAsia" w:ascii="宋体" w:hAnsi="宋体"/>
          <w:szCs w:val="21"/>
        </w:rPr>
        <w:t>H：每日应计提的托管费</w:t>
      </w:r>
    </w:p>
    <w:p w14:paraId="1A029669">
      <w:pPr>
        <w:spacing w:line="360" w:lineRule="auto"/>
        <w:ind w:firstLine="420" w:firstLineChars="200"/>
        <w:rPr>
          <w:rFonts w:hint="eastAsia" w:ascii="宋体" w:hAnsi="宋体"/>
          <w:szCs w:val="21"/>
        </w:rPr>
      </w:pPr>
      <w:r>
        <w:rPr>
          <w:rFonts w:hint="eastAsia" w:ascii="宋体" w:hAnsi="宋体"/>
          <w:szCs w:val="21"/>
        </w:rPr>
        <w:t>E：前一日的基金资产净值</w:t>
      </w:r>
    </w:p>
    <w:p w14:paraId="7050E78C">
      <w:pPr>
        <w:spacing w:line="360" w:lineRule="auto"/>
        <w:ind w:firstLine="420" w:firstLineChars="200"/>
        <w:rPr>
          <w:rFonts w:hint="eastAsia" w:ascii="宋体" w:hAnsi="宋体"/>
          <w:szCs w:val="21"/>
        </w:rPr>
      </w:pPr>
      <w:r>
        <w:rPr>
          <w:rFonts w:hint="eastAsia" w:ascii="宋体" w:hAnsi="宋体"/>
          <w:szCs w:val="21"/>
        </w:rPr>
        <w:t>N：当年天数</w:t>
      </w:r>
    </w:p>
    <w:p w14:paraId="6ACFE8E8">
      <w:pPr>
        <w:spacing w:line="360" w:lineRule="auto"/>
        <w:ind w:firstLine="420" w:firstLineChars="200"/>
        <w:rPr>
          <w:rFonts w:hint="eastAsia" w:ascii="宋体" w:hAnsi="宋体"/>
          <w:szCs w:val="21"/>
        </w:rPr>
      </w:pPr>
      <w:r>
        <w:rPr>
          <w:rFonts w:hint="eastAsia" w:ascii="宋体" w:hAnsi="宋体"/>
          <w:szCs w:val="21"/>
        </w:rPr>
        <w:t>本基金的托管费自基金成立日起，每日计提，按季支付给基金托管人。由基金托管人根据与基金管理人核对一致的财务数据，自动在下个自然季度初十五个工作日内、按照指定的账户路径进行资金支付，基金管理人无需再出具资金划拨指令。费用自动扣划后，基金管理人应进行核对，如发现数据不符，及时联系基金托管人协商解决。</w:t>
      </w:r>
    </w:p>
    <w:p w14:paraId="452700A5">
      <w:pPr>
        <w:spacing w:line="360" w:lineRule="auto"/>
        <w:ind w:firstLine="420" w:firstLineChars="200"/>
        <w:rPr>
          <w:rFonts w:hint="eastAsia" w:ascii="宋体" w:hAnsi="宋体"/>
          <w:szCs w:val="21"/>
        </w:rPr>
      </w:pPr>
      <w:r>
        <w:rPr>
          <w:rFonts w:hint="eastAsia" w:ascii="宋体" w:hAnsi="宋体"/>
          <w:szCs w:val="21"/>
        </w:rPr>
        <w:t>3、基金服务费</w:t>
      </w:r>
    </w:p>
    <w:p w14:paraId="0450973B">
      <w:pPr>
        <w:spacing w:line="360" w:lineRule="auto"/>
        <w:ind w:firstLine="420" w:firstLineChars="200"/>
        <w:contextualSpacing/>
        <w:rPr>
          <w:rFonts w:hint="eastAsia" w:ascii="宋体" w:hAnsi="宋体"/>
          <w:szCs w:val="21"/>
        </w:rPr>
      </w:pPr>
      <w:r>
        <w:rPr>
          <w:rFonts w:hint="eastAsia" w:ascii="宋体" w:hAnsi="宋体"/>
          <w:szCs w:val="21"/>
        </w:rPr>
        <w:t>本基金份额登记、基金估值核算等服务费用，年费率为</w:t>
      </w:r>
      <w:r>
        <w:rPr>
          <w:rFonts w:ascii="宋体" w:hAnsi="宋体"/>
          <w:szCs w:val="21"/>
        </w:rPr>
        <w:t>0.01%</w:t>
      </w:r>
      <w:r>
        <w:rPr>
          <w:rFonts w:hint="eastAsia" w:ascii="宋体" w:hAnsi="宋体"/>
          <w:szCs w:val="21"/>
        </w:rPr>
        <w:t>。计算方法如下：</w:t>
      </w:r>
      <w:r>
        <w:rPr>
          <w:rFonts w:ascii="宋体" w:hAnsi="宋体"/>
          <w:szCs w:val="21"/>
        </w:rPr>
        <w:t xml:space="preserve"> </w:t>
      </w:r>
    </w:p>
    <w:p w14:paraId="22C66B62">
      <w:pPr>
        <w:spacing w:line="360" w:lineRule="auto"/>
        <w:ind w:firstLine="420" w:firstLineChars="200"/>
        <w:contextualSpacing/>
        <w:rPr>
          <w:rFonts w:hint="eastAsia" w:ascii="宋体" w:hAnsi="宋体"/>
          <w:szCs w:val="21"/>
        </w:rPr>
      </w:pPr>
      <w:r>
        <w:rPr>
          <w:rFonts w:ascii="宋体" w:hAnsi="宋体"/>
          <w:szCs w:val="21"/>
        </w:rPr>
        <w:t>H=E×0.01%÷</w:t>
      </w:r>
      <w:r>
        <w:rPr>
          <w:rFonts w:hint="eastAsia" w:ascii="宋体" w:hAnsi="宋体"/>
          <w:szCs w:val="21"/>
        </w:rPr>
        <w:t>N</w:t>
      </w:r>
    </w:p>
    <w:p w14:paraId="311243E0">
      <w:pPr>
        <w:spacing w:line="360" w:lineRule="auto"/>
        <w:ind w:firstLine="420" w:firstLineChars="200"/>
        <w:contextualSpacing/>
        <w:rPr>
          <w:rFonts w:hint="eastAsia" w:ascii="宋体" w:hAnsi="宋体"/>
          <w:szCs w:val="21"/>
        </w:rPr>
      </w:pPr>
      <w:r>
        <w:rPr>
          <w:rFonts w:ascii="宋体" w:hAnsi="宋体"/>
          <w:szCs w:val="21"/>
        </w:rPr>
        <w:t>H</w:t>
      </w:r>
      <w:r>
        <w:rPr>
          <w:rFonts w:hint="eastAsia" w:ascii="宋体" w:hAnsi="宋体"/>
          <w:szCs w:val="21"/>
        </w:rPr>
        <w:t>：每日应计提的基金服务费</w:t>
      </w:r>
      <w:r>
        <w:rPr>
          <w:rFonts w:ascii="宋体" w:hAnsi="宋体"/>
          <w:szCs w:val="21"/>
        </w:rPr>
        <w:t xml:space="preserve"> </w:t>
      </w:r>
    </w:p>
    <w:p w14:paraId="24C2C7D6">
      <w:pPr>
        <w:spacing w:line="360" w:lineRule="auto"/>
        <w:ind w:firstLine="420" w:firstLineChars="200"/>
        <w:contextualSpacing/>
        <w:rPr>
          <w:rFonts w:hint="eastAsia" w:ascii="宋体" w:hAnsi="宋体"/>
          <w:szCs w:val="21"/>
        </w:rPr>
      </w:pPr>
      <w:r>
        <w:rPr>
          <w:rFonts w:ascii="宋体" w:hAnsi="宋体"/>
          <w:szCs w:val="21"/>
        </w:rPr>
        <w:t>E</w:t>
      </w:r>
      <w:r>
        <w:rPr>
          <w:rFonts w:hint="eastAsia" w:ascii="宋体" w:hAnsi="宋体"/>
          <w:szCs w:val="21"/>
        </w:rPr>
        <w:t>：前一日基金资产净值</w:t>
      </w:r>
      <w:r>
        <w:rPr>
          <w:rFonts w:ascii="宋体" w:hAnsi="宋体"/>
          <w:szCs w:val="21"/>
        </w:rPr>
        <w:t xml:space="preserve"> </w:t>
      </w:r>
    </w:p>
    <w:p w14:paraId="5F791FF4">
      <w:pPr>
        <w:spacing w:line="360" w:lineRule="auto"/>
        <w:ind w:firstLine="420" w:firstLineChars="200"/>
        <w:contextualSpacing/>
        <w:rPr>
          <w:rFonts w:hint="eastAsia" w:ascii="宋体" w:hAnsi="宋体"/>
          <w:szCs w:val="21"/>
        </w:rPr>
      </w:pPr>
      <w:r>
        <w:rPr>
          <w:rFonts w:hint="eastAsia" w:ascii="宋体" w:hAnsi="宋体"/>
          <w:szCs w:val="21"/>
        </w:rPr>
        <w:t>N：当年天数</w:t>
      </w:r>
    </w:p>
    <w:p w14:paraId="44CBAADB">
      <w:pPr>
        <w:spacing w:line="360" w:lineRule="auto"/>
        <w:ind w:firstLine="420" w:firstLineChars="200"/>
        <w:rPr>
          <w:rFonts w:hint="eastAsia" w:ascii="宋体" w:hAnsi="宋体"/>
          <w:szCs w:val="21"/>
        </w:rPr>
      </w:pPr>
      <w:r>
        <w:rPr>
          <w:rFonts w:hint="eastAsia" w:ascii="宋体" w:hAnsi="宋体"/>
          <w:szCs w:val="21"/>
        </w:rPr>
        <w:t>本基金的基金服务费自基金成立日起，每日计提，按季支付给服务机构。由基金托管人根据与基金管理人核对一致的财务数据，自动在下个自然季度初十五个工作日内、按照指定的账户路径进行资金支付，基金管理人无需再出具资金划拨指令。费用自动扣划后，基金管理人应进行核对，如发现数据不符，及时联系基金托管人协商解决。</w:t>
      </w:r>
    </w:p>
    <w:p w14:paraId="54667DE2">
      <w:pPr>
        <w:spacing w:line="360" w:lineRule="auto"/>
        <w:ind w:firstLine="420" w:firstLineChars="200"/>
        <w:rPr>
          <w:ins w:id="947" w:author="tongweiwei" w:date="2025-02-12T16:47:55Z"/>
          <w:rFonts w:hint="eastAsia" w:ascii="宋体" w:hAnsi="宋体"/>
          <w:szCs w:val="21"/>
        </w:rPr>
      </w:pPr>
      <w:r>
        <w:rPr>
          <w:rFonts w:hint="eastAsia" w:ascii="宋体" w:hAnsi="宋体"/>
          <w:szCs w:val="21"/>
        </w:rPr>
        <w:t>4、业绩报酬</w:t>
      </w:r>
    </w:p>
    <w:p w14:paraId="425519A3">
      <w:pPr>
        <w:spacing w:line="360" w:lineRule="auto"/>
        <w:ind w:firstLine="420" w:firstLineChars="200"/>
        <w:rPr>
          <w:rFonts w:hint="default" w:ascii="宋体" w:hAnsi="宋体" w:eastAsia="宋体"/>
          <w:szCs w:val="21"/>
          <w:lang w:val="en-US" w:eastAsia="zh-CN"/>
        </w:rPr>
      </w:pPr>
      <w:ins w:id="948" w:author="tongweiwei" w:date="2025-02-12T16:47:58Z">
        <w:r>
          <w:rPr>
            <w:rFonts w:hint="eastAsia" w:ascii="宋体" w:hAnsi="宋体"/>
            <w:szCs w:val="21"/>
            <w:lang w:val="en-US" w:eastAsia="zh-CN"/>
          </w:rPr>
          <w:t>本基金</w:t>
        </w:r>
      </w:ins>
      <w:ins w:id="949" w:author="tongweiwei" w:date="2025-02-12T16:47:59Z">
        <w:r>
          <w:rPr>
            <w:rFonts w:hint="eastAsia" w:ascii="宋体" w:hAnsi="宋体"/>
            <w:szCs w:val="21"/>
            <w:lang w:val="en-US" w:eastAsia="zh-CN"/>
          </w:rPr>
          <w:t>对</w:t>
        </w:r>
      </w:ins>
      <w:ins w:id="950" w:author="tongweiwei" w:date="2025-02-12T16:48:00Z">
        <w:r>
          <w:rPr>
            <w:rFonts w:hint="eastAsia" w:ascii="宋体" w:hAnsi="宋体"/>
            <w:szCs w:val="21"/>
            <w:lang w:val="en-US" w:eastAsia="zh-CN"/>
          </w:rPr>
          <w:t>两类</w:t>
        </w:r>
      </w:ins>
      <w:ins w:id="951" w:author="tongweiwei" w:date="2025-02-12T16:48:01Z">
        <w:r>
          <w:rPr>
            <w:rFonts w:hint="eastAsia" w:ascii="宋体" w:hAnsi="宋体"/>
            <w:szCs w:val="21"/>
            <w:lang w:val="en-US" w:eastAsia="zh-CN"/>
          </w:rPr>
          <w:t>份额</w:t>
        </w:r>
      </w:ins>
      <w:ins w:id="952" w:author="tongweiwei" w:date="2025-02-12T16:48:02Z">
        <w:r>
          <w:rPr>
            <w:rFonts w:hint="eastAsia" w:ascii="宋体" w:hAnsi="宋体"/>
            <w:szCs w:val="21"/>
            <w:lang w:val="en-US" w:eastAsia="zh-CN"/>
          </w:rPr>
          <w:t>均收取</w:t>
        </w:r>
      </w:ins>
      <w:ins w:id="953" w:author="tongweiwei" w:date="2025-02-12T16:48:06Z">
        <w:r>
          <w:rPr>
            <w:rFonts w:hint="eastAsia" w:ascii="宋体" w:hAnsi="宋体"/>
            <w:szCs w:val="21"/>
            <w:lang w:val="en-US" w:eastAsia="zh-CN"/>
          </w:rPr>
          <w:t>业绩</w:t>
        </w:r>
      </w:ins>
      <w:ins w:id="954" w:author="tongweiwei" w:date="2025-02-12T16:48:07Z">
        <w:r>
          <w:rPr>
            <w:rFonts w:hint="eastAsia" w:ascii="宋体" w:hAnsi="宋体"/>
            <w:szCs w:val="21"/>
            <w:lang w:val="en-US" w:eastAsia="zh-CN"/>
          </w:rPr>
          <w:t>报酬。</w:t>
        </w:r>
      </w:ins>
    </w:p>
    <w:p w14:paraId="2509C59B">
      <w:pPr>
        <w:spacing w:line="360" w:lineRule="auto"/>
        <w:ind w:firstLine="420" w:firstLineChars="200"/>
        <w:rPr>
          <w:ins w:id="955" w:author="tongweiwei" w:date="2025-02-07T14:06:37Z"/>
          <w:rFonts w:ascii="宋体" w:hAnsi="宋体"/>
          <w:szCs w:val="21"/>
        </w:rPr>
      </w:pPr>
      <w:ins w:id="956" w:author="tongweiwei" w:date="2025-02-07T14:06:37Z">
        <w:r>
          <w:rPr>
            <w:rFonts w:hint="eastAsia" w:ascii="宋体" w:hAnsi="宋体"/>
            <w:szCs w:val="21"/>
          </w:rPr>
          <w:t>业绩报酬的计算采取“单客户单笔份额高水位法”：在两类情况下管理人将根据基金份额持有人的收益情况对本基金提取业绩报酬，一类是基金份额持有人申请赎回或本基金终止时提取业绩报酬；另一类是分红时提取业绩报酬。</w:t>
        </w:r>
      </w:ins>
    </w:p>
    <w:p w14:paraId="02EE9CAF">
      <w:pPr>
        <w:spacing w:line="360" w:lineRule="auto"/>
        <w:ind w:firstLine="420" w:firstLineChars="200"/>
        <w:rPr>
          <w:ins w:id="957" w:author="tongweiwei" w:date="2025-02-07T14:06:37Z"/>
          <w:rFonts w:ascii="宋体" w:hAnsi="宋体"/>
          <w:szCs w:val="21"/>
        </w:rPr>
      </w:pPr>
      <w:ins w:id="958" w:author="tongweiwei" w:date="2025-02-07T14:06:37Z">
        <w:r>
          <w:rPr>
            <w:rFonts w:hint="eastAsia" w:ascii="宋体" w:hAnsi="宋体"/>
            <w:szCs w:val="21"/>
          </w:rPr>
          <w:t>当基金份额赎回、基金终止或分红时，该赎回份额或分红份额当期收益低于等于年化</w:t>
        </w:r>
      </w:ins>
      <w:ins w:id="959" w:author="tongweiwei" w:date="2025-02-07T14:07:10Z">
        <w:r>
          <w:rPr>
            <w:rFonts w:hint="eastAsia" w:ascii="宋体" w:hAnsi="宋体"/>
            <w:szCs w:val="21"/>
            <w:lang w:val="en-US" w:eastAsia="zh-CN"/>
          </w:rPr>
          <w:t>4.50</w:t>
        </w:r>
      </w:ins>
      <w:ins w:id="960" w:author="tongweiwei" w:date="2025-02-07T14:06:37Z">
        <w:r>
          <w:rPr>
            <w:rFonts w:hint="eastAsia" w:ascii="宋体" w:hAnsi="宋体"/>
            <w:szCs w:val="21"/>
          </w:rPr>
          <w:t>%，管理人不提取业绩报酬。</w:t>
        </w:r>
      </w:ins>
    </w:p>
    <w:p w14:paraId="16FDA318">
      <w:pPr>
        <w:spacing w:line="360" w:lineRule="auto"/>
        <w:ind w:firstLine="420" w:firstLineChars="200"/>
        <w:rPr>
          <w:ins w:id="961" w:author="tongweiwei" w:date="2025-02-07T14:06:37Z"/>
          <w:rFonts w:ascii="宋体" w:hAnsi="宋体"/>
          <w:szCs w:val="21"/>
        </w:rPr>
      </w:pPr>
      <w:ins w:id="962" w:author="tongweiwei" w:date="2025-02-07T14:06:37Z">
        <w:r>
          <w:rPr>
            <w:rFonts w:hint="eastAsia" w:ascii="宋体" w:hAnsi="宋体"/>
            <w:szCs w:val="21"/>
          </w:rPr>
          <w:t>当基金份额赎回、基金终止或分红时，且该赎回份额或分红份额当期收益大于年化</w:t>
        </w:r>
      </w:ins>
      <w:ins w:id="963" w:author="tongweiwei" w:date="2025-02-07T14:06:43Z">
        <w:r>
          <w:rPr>
            <w:rFonts w:hint="eastAsia" w:ascii="宋体" w:hAnsi="宋体"/>
            <w:szCs w:val="21"/>
            <w:lang w:val="en-US" w:eastAsia="zh-CN"/>
          </w:rPr>
          <w:t>4.50</w:t>
        </w:r>
      </w:ins>
      <w:ins w:id="964" w:author="tongweiwei" w:date="2025-02-07T14:06:37Z">
        <w:r>
          <w:rPr>
            <w:rFonts w:hint="eastAsia" w:ascii="宋体" w:hAnsi="宋体"/>
            <w:szCs w:val="21"/>
          </w:rPr>
          <w:t>%，管理人提取该份额</w:t>
        </w:r>
      </w:ins>
      <w:ins w:id="965" w:author="tongweiwei" w:date="2025-02-07T14:06:37Z">
        <w:r>
          <w:rPr>
            <w:rFonts w:hint="eastAsia" w:ascii="宋体" w:hAnsi="宋体"/>
            <w:b/>
            <w:szCs w:val="21"/>
          </w:rPr>
          <w:t>整体盈利部分</w:t>
        </w:r>
      </w:ins>
      <w:ins w:id="966" w:author="tongweiwei" w:date="2025-02-07T14:06:37Z">
        <w:r>
          <w:rPr>
            <w:rFonts w:hint="eastAsia" w:ascii="宋体" w:hAnsi="宋体"/>
            <w:szCs w:val="21"/>
          </w:rPr>
          <w:t>的</w:t>
        </w:r>
      </w:ins>
      <w:ins w:id="967" w:author="tongweiwei" w:date="2025-02-19T16:11:03Z">
        <w:r>
          <w:rPr>
            <w:rFonts w:hint="eastAsia" w:ascii="宋体" w:hAnsi="宋体"/>
            <w:szCs w:val="21"/>
            <w:lang w:val="en-US" w:eastAsia="zh-CN"/>
          </w:rPr>
          <w:t>50</w:t>
        </w:r>
      </w:ins>
      <w:ins w:id="968" w:author="tongweiwei" w:date="2025-02-07T14:06:37Z">
        <w:r>
          <w:rPr>
            <w:rFonts w:hint="eastAsia" w:ascii="宋体" w:hAnsi="宋体"/>
            <w:szCs w:val="21"/>
          </w:rPr>
          <w:t>%作为业绩报酬，但计提后该笔份额的当期年化收益不低于</w:t>
        </w:r>
      </w:ins>
      <w:ins w:id="969" w:author="tongweiwei" w:date="2025-02-07T14:07:19Z">
        <w:r>
          <w:rPr>
            <w:rFonts w:hint="eastAsia" w:ascii="宋体" w:hAnsi="宋体"/>
            <w:szCs w:val="21"/>
            <w:lang w:val="en-US" w:eastAsia="zh-CN"/>
          </w:rPr>
          <w:t>4.50</w:t>
        </w:r>
      </w:ins>
      <w:ins w:id="970" w:author="tongweiwei" w:date="2025-02-07T14:06:37Z">
        <w:r>
          <w:rPr>
            <w:rFonts w:hint="eastAsia" w:ascii="宋体" w:hAnsi="宋体"/>
            <w:szCs w:val="21"/>
          </w:rPr>
          <w:t>%。如本次基金分红时间距上次分红时间（如有）不足6个月（每月按30个自然日计算），则本次基金分红不对基金份额计提业绩报酬。</w:t>
        </w:r>
      </w:ins>
    </w:p>
    <w:p w14:paraId="1B668812">
      <w:pPr>
        <w:spacing w:line="360" w:lineRule="auto"/>
        <w:ind w:firstLine="420" w:firstLineChars="200"/>
        <w:rPr>
          <w:ins w:id="971" w:author="tongweiwei" w:date="2025-02-07T14:06:37Z"/>
          <w:rFonts w:ascii="宋体" w:hAnsi="宋体"/>
          <w:szCs w:val="21"/>
        </w:rPr>
      </w:pPr>
      <w:ins w:id="972" w:author="tongweiwei" w:date="2025-02-07T14:06:37Z">
        <w:r>
          <w:rPr>
            <w:rFonts w:hint="eastAsia" w:ascii="宋体" w:hAnsi="宋体"/>
            <w:szCs w:val="21"/>
          </w:rPr>
          <w:t>业绩报酬的计提方法如下：</w:t>
        </w:r>
      </w:ins>
    </w:p>
    <w:p w14:paraId="477ED56F">
      <w:pPr>
        <w:spacing w:line="360" w:lineRule="auto"/>
        <w:ind w:firstLine="420" w:firstLineChars="200"/>
        <w:rPr>
          <w:ins w:id="973" w:author="tongweiwei" w:date="2025-02-07T14:06:37Z"/>
          <w:rFonts w:ascii="宋体" w:hAnsi="宋体"/>
          <w:szCs w:val="21"/>
        </w:rPr>
      </w:pPr>
      <w:ins w:id="974" w:author="tongweiwei" w:date="2025-02-07T14:06:37Z">
        <w:r>
          <w:rPr>
            <w:rFonts w:hint="eastAsia" w:ascii="宋体" w:hAnsi="宋体"/>
            <w:szCs w:val="21"/>
          </w:rPr>
          <w:t>当基金份额持有人申请赎回、基金分红或本基金终止时，管理人根据基金份额持有人每一基金份额的年化收益率（</w:t>
        </w:r>
      </w:ins>
      <w:ins w:id="975" w:author="tongweiwei" w:date="2025-02-07T14:06:37Z">
        <w:r>
          <w:rPr>
            <w:rFonts w:ascii="宋体" w:hAnsi="宋体"/>
            <w:b/>
            <w:szCs w:val="21"/>
          </w:rPr>
          <w:t>R</w:t>
        </w:r>
      </w:ins>
      <w:ins w:id="976" w:author="tongweiwei" w:date="2025-02-07T14:06:37Z">
        <w:r>
          <w:rPr>
            <w:rFonts w:ascii="宋体" w:hAnsi="宋体"/>
            <w:szCs w:val="21"/>
          </w:rPr>
          <w:t>）</w:t>
        </w:r>
      </w:ins>
      <w:ins w:id="977" w:author="tongweiwei" w:date="2025-02-07T14:06:37Z">
        <w:r>
          <w:rPr>
            <w:rFonts w:hint="eastAsia" w:ascii="宋体" w:hAnsi="宋体"/>
            <w:szCs w:val="21"/>
          </w:rPr>
          <w:t>提取业绩报酬，经计算确认的业绩报酬从基金份额持有人赎回、基金分红款或基金资金清算款中以现金支付。</w:t>
        </w:r>
      </w:ins>
    </w:p>
    <w:p w14:paraId="67CED452">
      <w:pPr>
        <w:spacing w:line="360" w:lineRule="auto"/>
        <w:ind w:firstLine="420" w:firstLineChars="200"/>
        <w:rPr>
          <w:ins w:id="978" w:author="tongweiwei" w:date="2025-02-07T14:06:37Z"/>
          <w:rFonts w:ascii="宋体" w:hAnsi="宋体"/>
          <w:kern w:val="0"/>
          <w:szCs w:val="21"/>
        </w:rPr>
      </w:pPr>
      <w:ins w:id="979" w:author="tongweiwei" w:date="2025-02-07T14:06:37Z">
        <w:r>
          <w:rPr>
            <w:rFonts w:hint="eastAsia" w:ascii="宋体" w:hAnsi="宋体"/>
            <w:szCs w:val="21"/>
          </w:rPr>
          <w:t>其中，基金分红时基金参与份额</w:t>
        </w:r>
      </w:ins>
      <w:ins w:id="980" w:author="tongweiwei" w:date="2025-02-07T14:06:37Z">
        <w:r>
          <w:rPr>
            <w:rFonts w:hint="eastAsia" w:ascii="宋体" w:hAnsi="宋体"/>
            <w:kern w:val="0"/>
            <w:szCs w:val="21"/>
          </w:rPr>
          <w:t>（红利转投份额）</w:t>
        </w:r>
      </w:ins>
      <w:ins w:id="981" w:author="tongweiwei" w:date="2025-02-07T14:06:37Z">
        <w:r>
          <w:rPr>
            <w:rFonts w:hint="eastAsia" w:ascii="宋体" w:hAnsi="宋体"/>
            <w:szCs w:val="21"/>
          </w:rPr>
          <w:t>的参与日重定为上一个业绩报</w:t>
        </w:r>
      </w:ins>
      <w:ins w:id="982" w:author="tongweiwei" w:date="2025-02-07T14:06:37Z">
        <w:r>
          <w:rPr>
            <w:rFonts w:hint="eastAsia" w:ascii="宋体" w:hAnsi="宋体"/>
            <w:kern w:val="0"/>
            <w:szCs w:val="21"/>
          </w:rPr>
          <w:t>酬提取日。当分红款少于业绩报酬，则管理人提取的业绩报酬以分红款为限。如分红和赎回同日发生时，当分红款少于业绩报酬，管理人提取的业绩报酬也以分红款为限。</w:t>
        </w:r>
      </w:ins>
    </w:p>
    <w:p w14:paraId="04B43532">
      <w:pPr>
        <w:spacing w:line="360" w:lineRule="auto"/>
        <w:ind w:firstLine="420" w:firstLineChars="200"/>
        <w:rPr>
          <w:ins w:id="983" w:author="tongweiwei" w:date="2025-02-07T14:06:37Z"/>
          <w:rFonts w:ascii="宋体" w:hAnsi="宋体"/>
          <w:szCs w:val="21"/>
        </w:rPr>
      </w:pPr>
      <w:ins w:id="984" w:author="tongweiwei" w:date="2025-02-07T14:06:37Z">
        <w:r>
          <w:rPr>
            <w:rFonts w:hint="eastAsia" w:ascii="宋体" w:hAnsi="宋体"/>
            <w:szCs w:val="21"/>
          </w:rPr>
          <w:t>A=赎回日对应的开放日、分红除权日或基金终止日</w:t>
        </w:r>
      </w:ins>
      <w:ins w:id="985" w:author="tongweiwei" w:date="2025-02-12T16:48:52Z">
        <w:r>
          <w:rPr>
            <w:rFonts w:hint="eastAsia" w:ascii="宋体" w:hAnsi="宋体"/>
            <w:szCs w:val="21"/>
            <w:lang w:val="en-US" w:eastAsia="zh-CN"/>
          </w:rPr>
          <w:t>各类别</w:t>
        </w:r>
      </w:ins>
      <w:ins w:id="986" w:author="tongweiwei" w:date="2025-02-07T14:06:37Z">
        <w:r>
          <w:rPr>
            <w:rFonts w:hint="eastAsia" w:ascii="宋体" w:hAnsi="宋体"/>
            <w:szCs w:val="21"/>
          </w:rPr>
          <w:t>基金累计份额净值；</w:t>
        </w:r>
      </w:ins>
    </w:p>
    <w:p w14:paraId="106965C1">
      <w:pPr>
        <w:spacing w:line="360" w:lineRule="auto"/>
        <w:ind w:firstLine="420" w:firstLineChars="200"/>
        <w:rPr>
          <w:ins w:id="987" w:author="tongweiwei" w:date="2025-02-07T14:06:37Z"/>
          <w:rFonts w:ascii="宋体" w:hAnsi="宋体"/>
          <w:szCs w:val="21"/>
        </w:rPr>
      </w:pPr>
      <w:ins w:id="988" w:author="tongweiwei" w:date="2025-02-07T14:06:37Z">
        <w:r>
          <w:rPr>
            <w:rFonts w:hint="eastAsia" w:ascii="宋体" w:hAnsi="宋体"/>
            <w:szCs w:val="21"/>
          </w:rPr>
          <w:t>C=上一个业绩报酬提取基准日</w:t>
        </w:r>
      </w:ins>
      <w:ins w:id="989" w:author="tongweiwei" w:date="2025-02-12T16:49:01Z">
        <w:r>
          <w:rPr>
            <w:rFonts w:hint="eastAsia" w:ascii="宋体" w:hAnsi="宋体"/>
            <w:szCs w:val="21"/>
            <w:lang w:val="en-US" w:eastAsia="zh-CN"/>
          </w:rPr>
          <w:t>各类别</w:t>
        </w:r>
      </w:ins>
      <w:ins w:id="990" w:author="tongweiwei" w:date="2025-02-07T14:06:37Z">
        <w:r>
          <w:rPr>
            <w:rFonts w:hint="eastAsia" w:ascii="宋体" w:hAnsi="宋体"/>
            <w:szCs w:val="21"/>
          </w:rPr>
          <w:t>基金累计份额净值；若“上一个业绩报酬提取基准日”不存在，则C为该份额申购开放日</w:t>
        </w:r>
      </w:ins>
      <w:ins w:id="991" w:author="tongweiwei" w:date="2025-02-12T16:49:08Z">
        <w:r>
          <w:rPr>
            <w:rFonts w:hint="eastAsia" w:ascii="宋体" w:hAnsi="宋体"/>
            <w:szCs w:val="21"/>
            <w:lang w:val="en-US" w:eastAsia="zh-CN"/>
          </w:rPr>
          <w:t>各类别</w:t>
        </w:r>
      </w:ins>
      <w:ins w:id="992" w:author="tongweiwei" w:date="2025-02-07T14:06:37Z">
        <w:r>
          <w:rPr>
            <w:rFonts w:hint="eastAsia" w:ascii="宋体" w:hAnsi="宋体"/>
            <w:szCs w:val="21"/>
          </w:rPr>
          <w:t>基金累计份额净值（申购份额）或基金份额初始面值（认购份额）；</w:t>
        </w:r>
      </w:ins>
    </w:p>
    <w:p w14:paraId="3671657F">
      <w:pPr>
        <w:spacing w:line="360" w:lineRule="auto"/>
        <w:ind w:firstLine="420" w:firstLineChars="200"/>
        <w:rPr>
          <w:ins w:id="993" w:author="tongweiwei" w:date="2025-02-07T14:06:37Z"/>
          <w:rFonts w:ascii="宋体" w:hAnsi="宋体"/>
          <w:szCs w:val="21"/>
        </w:rPr>
      </w:pPr>
      <w:ins w:id="994" w:author="tongweiwei" w:date="2025-02-07T14:06:37Z">
        <w:r>
          <w:rPr>
            <w:rFonts w:hint="eastAsia" w:ascii="宋体" w:hAnsi="宋体"/>
            <w:szCs w:val="21"/>
          </w:rPr>
          <w:t>D=上一个业绩报酬提取日</w:t>
        </w:r>
      </w:ins>
      <w:ins w:id="995" w:author="tongweiwei" w:date="2025-02-12T16:49:15Z">
        <w:r>
          <w:rPr>
            <w:rFonts w:hint="eastAsia" w:ascii="宋体" w:hAnsi="宋体"/>
            <w:szCs w:val="21"/>
            <w:lang w:val="en-US" w:eastAsia="zh-CN"/>
          </w:rPr>
          <w:t>各类别</w:t>
        </w:r>
      </w:ins>
      <w:ins w:id="996" w:author="tongweiwei" w:date="2025-02-07T14:06:37Z">
        <w:r>
          <w:rPr>
            <w:rFonts w:hint="eastAsia" w:ascii="宋体" w:hAnsi="宋体"/>
            <w:szCs w:val="21"/>
          </w:rPr>
          <w:t>基金份额净值；若“上一个业绩报酬提取日”不存在，则D为该份额申购开放日</w:t>
        </w:r>
      </w:ins>
      <w:ins w:id="997" w:author="tongweiwei" w:date="2025-02-12T16:49:22Z">
        <w:r>
          <w:rPr>
            <w:rFonts w:hint="eastAsia" w:ascii="宋体" w:hAnsi="宋体"/>
            <w:szCs w:val="21"/>
            <w:lang w:val="en-US" w:eastAsia="zh-CN"/>
          </w:rPr>
          <w:t>各类别</w:t>
        </w:r>
      </w:ins>
      <w:ins w:id="998" w:author="tongweiwei" w:date="2025-02-07T14:06:37Z">
        <w:r>
          <w:rPr>
            <w:rFonts w:hint="eastAsia" w:ascii="宋体" w:hAnsi="宋体"/>
            <w:szCs w:val="21"/>
          </w:rPr>
          <w:t>基金份额净值（申购份额）或基金份额初始面值（认购份额）；</w:t>
        </w:r>
      </w:ins>
    </w:p>
    <w:p w14:paraId="374F7E72">
      <w:pPr>
        <w:spacing w:line="360" w:lineRule="auto"/>
        <w:ind w:firstLine="420" w:firstLineChars="200"/>
        <w:rPr>
          <w:ins w:id="999" w:author="tongweiwei" w:date="2025-02-07T14:06:37Z"/>
          <w:rFonts w:ascii="宋体" w:hAnsi="宋体"/>
          <w:szCs w:val="21"/>
        </w:rPr>
      </w:pPr>
      <w:ins w:id="1000" w:author="tongweiwei" w:date="2025-02-07T14:06:37Z">
        <w:r>
          <w:rPr>
            <w:rFonts w:hint="eastAsia" w:ascii="宋体" w:hAnsi="宋体"/>
            <w:szCs w:val="21"/>
          </w:rPr>
          <w:t>E=业绩报酬；</w:t>
        </w:r>
      </w:ins>
    </w:p>
    <w:p w14:paraId="7FB2B5ED">
      <w:pPr>
        <w:spacing w:line="360" w:lineRule="auto"/>
        <w:ind w:firstLine="420" w:firstLineChars="200"/>
        <w:rPr>
          <w:ins w:id="1001" w:author="tongweiwei" w:date="2025-02-07T14:06:37Z"/>
          <w:rFonts w:ascii="宋体" w:hAnsi="宋体"/>
          <w:szCs w:val="21"/>
        </w:rPr>
      </w:pPr>
      <w:ins w:id="1002" w:author="tongweiwei" w:date="2025-02-07T14:06:37Z">
        <w:r>
          <w:rPr>
            <w:rFonts w:hint="eastAsia" w:ascii="宋体" w:hAnsi="宋体"/>
            <w:szCs w:val="21"/>
          </w:rPr>
          <w:t>F=赎回份额或分红除权日持有份额；</w:t>
        </w:r>
      </w:ins>
    </w:p>
    <w:p w14:paraId="05FA2F20">
      <w:pPr>
        <w:spacing w:line="360" w:lineRule="auto"/>
        <w:ind w:firstLine="420" w:firstLineChars="200"/>
        <w:rPr>
          <w:ins w:id="1003" w:author="tongweiwei" w:date="2025-02-07T14:06:37Z"/>
          <w:rFonts w:ascii="宋体" w:hAnsi="宋体"/>
          <w:szCs w:val="21"/>
        </w:rPr>
      </w:pPr>
      <w:ins w:id="1004" w:author="tongweiwei" w:date="2025-02-07T14:06:37Z">
        <w:r>
          <w:rPr>
            <w:rFonts w:hint="eastAsia" w:ascii="宋体" w:hAnsi="宋体"/>
            <w:szCs w:val="21"/>
          </w:rPr>
          <w:t>T=上一个业绩报酬提取日至本业绩报酬计提日的自然天数；若“上一个业绩报酬提取日”不存在，则为该份额申购开放日；</w:t>
        </w:r>
      </w:ins>
    </w:p>
    <w:p w14:paraId="69EE92FF">
      <w:pPr>
        <w:spacing w:line="360" w:lineRule="auto"/>
        <w:ind w:left="2" w:firstLine="420" w:firstLineChars="200"/>
        <w:rPr>
          <w:ins w:id="1005" w:author="tongweiwei" w:date="2025-02-07T14:06:37Z"/>
          <w:rFonts w:ascii="宋体" w:hAnsi="宋体"/>
          <w:szCs w:val="21"/>
        </w:rPr>
      </w:pPr>
      <m:oMath>
        <m:sSub>
          <m:sSubPr>
            <m:ctrlPr>
              <w:ins w:id="1006" w:author="tongweiwei" w:date="2025-02-07T14:06:37Z">
                <w:rPr>
                  <w:rFonts w:ascii="Cambria Math" w:hAnsi="Cambria Math" w:cs="Calibri"/>
                  <w:iCs/>
                  <w:szCs w:val="21"/>
                </w:rPr>
              </w:ins>
            </m:ctrlPr>
          </m:sSubPr>
          <m:e>
            <w:ins w:id="1007" w:author="tongweiwei" w:date="2025-02-07T14:06:37Z">
              <m:r>
                <m:rPr>
                  <m:sty m:val="p"/>
                </m:rPr>
                <w:rPr>
                  <w:rFonts w:ascii="Cambria Math" w:hAnsi="Cambria Math" w:cs="Calibri"/>
                  <w:szCs w:val="21"/>
                </w:rPr>
                <m:t>E</m:t>
              </m:r>
            </w:ins>
            <m:ctrlPr>
              <w:ins w:id="1008" w:author="tongweiwei" w:date="2025-02-07T14:06:37Z">
                <w:rPr>
                  <w:rFonts w:ascii="Cambria Math" w:hAnsi="Cambria Math" w:cs="Calibri"/>
                  <w:iCs/>
                  <w:szCs w:val="21"/>
                </w:rPr>
              </w:ins>
            </m:ctrlPr>
          </m:e>
          <m:sub>
            <w:ins w:id="1009" w:author="tongweiwei" w:date="2025-02-07T14:06:37Z">
              <m:r>
                <m:rPr>
                  <m:sty m:val="p"/>
                </m:rPr>
                <w:rPr>
                  <w:rFonts w:ascii="Cambria Math" w:hAnsi="Cambria Math" w:cs="Calibri"/>
                  <w:szCs w:val="21"/>
                </w:rPr>
                <m:t>i,j</m:t>
              </m:r>
            </w:ins>
            <m:ctrlPr>
              <w:ins w:id="1010" w:author="tongweiwei" w:date="2025-02-07T14:06:37Z">
                <w:rPr>
                  <w:rFonts w:ascii="Cambria Math" w:hAnsi="Cambria Math" w:cs="Calibri"/>
                  <w:iCs/>
                  <w:szCs w:val="21"/>
                </w:rPr>
              </w:ins>
            </m:ctrlPr>
          </m:sub>
        </m:sSub>
      </m:oMath>
      <w:ins w:id="1011" w:author="tongweiwei" w:date="2025-02-07T14:06:37Z">
        <w:r>
          <w:rPr>
            <w:rFonts w:hint="eastAsia" w:ascii="宋体" w:hAnsi="宋体"/>
            <w:iCs/>
            <w:szCs w:val="21"/>
          </w:rPr>
          <w:t>：上一次基金分红除权</w:t>
        </w:r>
      </w:ins>
      <w:ins w:id="1012" w:author="tongweiwei" w:date="2025-02-07T14:06:37Z">
        <w:r>
          <w:rPr>
            <w:rFonts w:hint="eastAsia"/>
          </w:rPr>
          <w:t>日至本次基金分红除权日的存续自然天数（算头不算尾）；</w:t>
        </w:r>
      </w:ins>
    </w:p>
    <w:p w14:paraId="008A3F92">
      <w:pPr>
        <w:spacing w:line="360" w:lineRule="auto"/>
        <w:ind w:firstLine="420" w:firstLineChars="200"/>
        <w:rPr>
          <w:ins w:id="1013" w:author="tongweiwei" w:date="2025-02-07T14:06:37Z"/>
          <w:rFonts w:ascii="宋体" w:hAnsi="宋体"/>
          <w:szCs w:val="21"/>
        </w:rPr>
      </w:pPr>
      <w:ins w:id="1014" w:author="tongweiwei" w:date="2025-02-07T14:06:37Z">
        <w:r>
          <w:rPr>
            <w:rFonts w:hint="eastAsia" w:ascii="宋体" w:hAnsi="宋体"/>
            <w:szCs w:val="21"/>
          </w:rPr>
          <w:t>年化收益率</w:t>
        </w:r>
      </w:ins>
      <m:oMath>
        <w:ins w:id="1015" w:author="tongweiwei" w:date="2025-02-07T14:06:37Z">
          <m:r>
            <m:rPr/>
            <w:rPr>
              <w:rFonts w:ascii="Cambria Math" w:hAnsi="Cambria Math"/>
              <w:szCs w:val="21"/>
            </w:rPr>
            <m:t>R</m:t>
          </m:r>
        </w:ins>
        <w:ins w:id="1016" w:author="tongweiwei" w:date="2025-02-07T14:06:37Z">
          <m:r>
            <m:rPr>
              <m:sty m:val="p"/>
            </m:rPr>
            <w:rPr>
              <w:rFonts w:ascii="Cambria Math" w:hAnsi="Cambria Math"/>
              <w:szCs w:val="21"/>
            </w:rPr>
            <m:t>=</m:t>
          </m:r>
        </w:ins>
        <m:f>
          <m:fPr>
            <m:ctrlPr>
              <w:ins w:id="1017" w:author="tongweiwei" w:date="2025-02-07T14:06:37Z">
                <w:rPr>
                  <w:rFonts w:ascii="Cambria Math" w:hAnsi="Cambria Math"/>
                  <w:szCs w:val="21"/>
                </w:rPr>
              </w:ins>
            </m:ctrlPr>
          </m:fPr>
          <m:num>
            <w:ins w:id="1018" w:author="tongweiwei" w:date="2025-02-07T14:06:37Z">
              <m:r>
                <m:rPr/>
                <w:rPr>
                  <w:rFonts w:ascii="Cambria Math" w:hAnsi="Cambria Math"/>
                  <w:szCs w:val="21"/>
                </w:rPr>
                <m:t>A−C</m:t>
              </m:r>
            </w:ins>
            <m:ctrlPr>
              <w:ins w:id="1019" w:author="tongweiwei" w:date="2025-02-07T14:06:37Z">
                <w:rPr>
                  <w:rFonts w:ascii="Cambria Math" w:hAnsi="Cambria Math"/>
                  <w:szCs w:val="21"/>
                </w:rPr>
              </w:ins>
            </m:ctrlPr>
          </m:num>
          <m:den>
            <w:ins w:id="1020" w:author="tongweiwei" w:date="2025-02-07T14:06:37Z">
              <m:r>
                <m:rPr>
                  <m:sty m:val="p"/>
                </m:rPr>
                <w:rPr>
                  <w:rFonts w:ascii="Cambria Math" w:hAnsi="Cambria Math"/>
                  <w:szCs w:val="21"/>
                </w:rPr>
                <m:t>D</m:t>
              </m:r>
            </w:ins>
            <m:ctrlPr>
              <w:ins w:id="1021" w:author="tongweiwei" w:date="2025-02-07T14:06:37Z">
                <w:rPr>
                  <w:rFonts w:ascii="Cambria Math" w:hAnsi="Cambria Math"/>
                  <w:szCs w:val="21"/>
                </w:rPr>
              </w:ins>
            </m:ctrlPr>
          </m:den>
        </m:f>
        <w:ins w:id="1022" w:author="tongweiwei" w:date="2025-02-07T14:06:37Z">
          <m:r>
            <m:rPr/>
            <w:rPr>
              <w:rFonts w:ascii="Cambria Math" w:hAnsi="Cambria Math"/>
              <w:szCs w:val="21"/>
            </w:rPr>
            <m:t>×</m:t>
          </m:r>
        </w:ins>
        <m:f>
          <m:fPr>
            <m:ctrlPr>
              <w:ins w:id="1023" w:author="tongweiwei" w:date="2025-02-07T14:06:37Z">
                <w:rPr>
                  <w:rFonts w:ascii="Cambria Math" w:hAnsi="Cambria Math"/>
                  <w:i/>
                  <w:szCs w:val="21"/>
                </w:rPr>
              </w:ins>
            </m:ctrlPr>
          </m:fPr>
          <m:num>
            <w:ins w:id="1024" w:author="tongweiwei" w:date="2025-02-07T14:06:37Z">
              <m:r>
                <m:rPr/>
                <w:rPr>
                  <w:rFonts w:ascii="Cambria Math" w:hAnsi="Cambria Math"/>
                  <w:szCs w:val="21"/>
                </w:rPr>
                <m:t>365</m:t>
              </m:r>
            </w:ins>
            <m:ctrlPr>
              <w:ins w:id="1025" w:author="tongweiwei" w:date="2025-02-07T14:06:37Z">
                <w:rPr>
                  <w:rFonts w:ascii="Cambria Math" w:hAnsi="Cambria Math"/>
                  <w:i/>
                  <w:szCs w:val="21"/>
                </w:rPr>
              </w:ins>
            </m:ctrlPr>
          </m:num>
          <m:den>
            <w:ins w:id="1026" w:author="tongweiwei" w:date="2025-02-07T14:06:37Z">
              <m:r>
                <m:rPr/>
                <w:rPr>
                  <w:rFonts w:ascii="Cambria Math" w:hAnsi="Cambria Math"/>
                  <w:szCs w:val="21"/>
                </w:rPr>
                <m:t>T</m:t>
              </m:r>
            </w:ins>
            <m:ctrlPr>
              <w:ins w:id="1027" w:author="tongweiwei" w:date="2025-02-07T14:06:37Z">
                <w:rPr>
                  <w:rFonts w:ascii="Cambria Math" w:hAnsi="Cambria Math"/>
                  <w:i/>
                  <w:szCs w:val="21"/>
                </w:rPr>
              </w:ins>
            </m:ctrlPr>
          </m:den>
        </m:f>
        <w:ins w:id="1028" w:author="tongweiwei" w:date="2025-02-07T14:06:37Z">
          <m:r>
            <m:rPr/>
            <w:rPr>
              <w:rFonts w:ascii="Cambria Math" w:hAnsi="Cambria Math"/>
              <w:szCs w:val="21"/>
            </w:rPr>
            <m:t>×100%</m:t>
          </m:r>
        </w:ins>
      </m:oMath>
    </w:p>
    <w:p w14:paraId="52B56BFA">
      <w:pPr>
        <w:spacing w:line="360" w:lineRule="auto"/>
        <w:ind w:firstLine="420" w:firstLineChars="200"/>
        <w:rPr>
          <w:ins w:id="1029" w:author="tongweiwei" w:date="2025-02-07T14:06:37Z"/>
          <w:rFonts w:ascii="宋体" w:hAnsi="宋体"/>
          <w:szCs w:val="21"/>
        </w:rPr>
      </w:pPr>
      <w:ins w:id="1030" w:author="tongweiwei" w:date="2025-02-07T14:06:37Z">
        <w:r>
          <w:rPr>
            <w:rFonts w:hint="eastAsia" w:ascii="宋体" w:hAnsi="宋体"/>
            <w:szCs w:val="21"/>
          </w:rPr>
          <w:t>业绩报酬计提标准（针对分红时提取报酬须额外满足条件</w:t>
        </w:r>
      </w:ins>
      <m:oMath>
        <m:sSub>
          <m:sSubPr>
            <m:ctrlPr>
              <w:ins w:id="1031" w:author="tongweiwei" w:date="2025-02-07T14:06:37Z">
                <w:rPr>
                  <w:rFonts w:ascii="Cambria Math" w:hAnsi="Cambria Math" w:cs="Calibri"/>
                  <w:iCs/>
                  <w:szCs w:val="21"/>
                </w:rPr>
              </w:ins>
            </m:ctrlPr>
          </m:sSubPr>
          <m:e>
            <w:ins w:id="1032" w:author="tongweiwei" w:date="2025-02-07T14:06:37Z">
              <m:r>
                <m:rPr>
                  <m:sty m:val="p"/>
                </m:rPr>
                <w:rPr>
                  <w:rFonts w:ascii="Cambria Math" w:hAnsi="Cambria Math" w:cs="Calibri"/>
                  <w:szCs w:val="21"/>
                </w:rPr>
                <m:t>E</m:t>
              </m:r>
            </w:ins>
            <m:ctrlPr>
              <w:ins w:id="1033" w:author="tongweiwei" w:date="2025-02-07T14:06:37Z">
                <w:rPr>
                  <w:rFonts w:ascii="Cambria Math" w:hAnsi="Cambria Math" w:cs="Calibri"/>
                  <w:iCs/>
                  <w:szCs w:val="21"/>
                </w:rPr>
              </w:ins>
            </m:ctrlPr>
          </m:e>
          <m:sub>
            <w:ins w:id="1034" w:author="tongweiwei" w:date="2025-02-07T14:06:37Z">
              <m:r>
                <m:rPr>
                  <m:sty m:val="p"/>
                </m:rPr>
                <w:rPr>
                  <w:rFonts w:ascii="Cambria Math" w:hAnsi="Cambria Math" w:cs="Calibri"/>
                  <w:szCs w:val="21"/>
                </w:rPr>
                <m:t>i,j</m:t>
              </m:r>
            </w:ins>
            <m:ctrlPr>
              <w:ins w:id="1035" w:author="tongweiwei" w:date="2025-02-07T14:06:37Z">
                <w:rPr>
                  <w:rFonts w:ascii="Cambria Math" w:hAnsi="Cambria Math" w:cs="Calibri"/>
                  <w:iCs/>
                  <w:szCs w:val="21"/>
                </w:rPr>
              </w:ins>
            </m:ctrlPr>
          </m:sub>
        </m:sSub>
        <w:ins w:id="1036" w:author="tongweiwei" w:date="2025-02-07T14:06:37Z">
          <m:r>
            <m:rPr>
              <m:sty m:val="p"/>
            </m:rPr>
            <w:rPr>
              <w:rFonts w:ascii="Cambria Math" w:hAnsi="Cambria Math" w:cs="Calibri"/>
              <w:szCs w:val="21"/>
            </w:rPr>
            <m:t>≥</m:t>
          </m:r>
        </w:ins>
        <w:ins w:id="1037" w:author="tongweiwei" w:date="2025-02-07T14:06:37Z">
          <m:r>
            <m:rPr>
              <m:sty m:val="p"/>
            </m:rPr>
            <w:rPr>
              <w:rFonts w:ascii="Cambria Math" w:hAnsi="Cambria Math"/>
              <w:szCs w:val="21"/>
            </w:rPr>
            <m:t>6个月</m:t>
          </m:r>
        </w:ins>
      </m:oMath>
      <w:ins w:id="1038" w:author="tongweiwei" w:date="2025-02-07T14:06:37Z">
        <w:r>
          <w:rPr>
            <w:rFonts w:hint="eastAsia" w:ascii="宋体" w:hAnsi="宋体"/>
            <w:szCs w:val="21"/>
          </w:rPr>
          <w:t>，每月按30个自然日计算，但对首次通过分红时提取业绩报酬则无需满足本条件）：</w:t>
        </w:r>
      </w:ins>
    </w:p>
    <w:p w14:paraId="6639B7C3">
      <w:pPr>
        <w:spacing w:line="360" w:lineRule="auto"/>
        <w:ind w:firstLine="420" w:firstLineChars="200"/>
        <w:rPr>
          <w:ins w:id="1039" w:author="tongweiwei" w:date="2025-02-07T14:06:37Z"/>
          <w:rFonts w:ascii="宋体" w:hAnsi="宋体"/>
          <w:szCs w:val="21"/>
        </w:rPr>
      </w:pPr>
      <w:ins w:id="1040" w:author="tongweiwei" w:date="2025-02-07T14:06:37Z">
        <w:r>
          <w:rPr>
            <w:rFonts w:hint="eastAsia" w:ascii="宋体" w:hAnsi="宋体"/>
            <w:szCs w:val="21"/>
          </w:rPr>
          <w:t>当</w:t>
        </w:r>
      </w:ins>
      <m:oMath>
        <w:ins w:id="1041" w:author="tongweiwei" w:date="2025-02-07T14:06:37Z">
          <m:r>
            <m:rPr/>
            <w:rPr>
              <w:rFonts w:ascii="Cambria Math" w:hAnsi="Cambria Math" w:cs="Calibri"/>
              <w:szCs w:val="21"/>
            </w:rPr>
            <m:t>R</m:t>
          </m:r>
        </w:ins>
        <w:ins w:id="1042" w:author="tongweiwei" w:date="2025-02-07T14:06:37Z">
          <m:r>
            <m:rPr>
              <m:sty m:val="p"/>
            </m:rPr>
            <w:rPr>
              <w:rFonts w:ascii="Cambria Math" w:hAnsi="Cambria Math" w:cs="Calibri"/>
              <w:szCs w:val="21"/>
            </w:rPr>
            <m:t>≤</m:t>
          </m:r>
        </w:ins>
        <w:ins w:id="1043" w:author="tongweiwei" w:date="2025-02-07T14:07:32Z">
          <m:r>
            <m:rPr>
              <m:sty m:val="p"/>
            </m:rPr>
            <w:rPr>
              <w:rFonts w:hint="eastAsia" w:ascii="宋体" w:hAnsi="宋体"/>
              <w:szCs w:val="21"/>
              <w:lang w:val="en-US" w:eastAsia="zh-CN"/>
            </w:rPr>
            <m:t>4.50</m:t>
          </m:r>
        </w:ins>
        <w:ins w:id="1044" w:author="tongweiwei" w:date="2025-02-07T14:06:37Z">
          <m:r>
            <m:rPr>
              <m:sty m:val="p"/>
            </m:rPr>
            <w:rPr>
              <w:rFonts w:ascii="Cambria Math" w:hAnsi="Cambria Math"/>
              <w:szCs w:val="21"/>
            </w:rPr>
            <m:t>%</m:t>
          </m:r>
        </w:ins>
      </m:oMath>
      <w:ins w:id="1045" w:author="tongweiwei" w:date="2025-02-07T14:06:37Z">
        <w:r>
          <w:rPr>
            <w:rFonts w:hint="eastAsia" w:ascii="宋体" w:hAnsi="宋体"/>
            <w:szCs w:val="21"/>
          </w:rPr>
          <w:t>时，则不提取业绩报酬。</w:t>
        </w:r>
      </w:ins>
    </w:p>
    <w:p w14:paraId="4F4BAD39">
      <w:pPr>
        <w:spacing w:line="360" w:lineRule="auto"/>
        <w:ind w:firstLine="420" w:firstLineChars="200"/>
        <w:rPr>
          <w:ins w:id="1046" w:author="tongweiwei" w:date="2025-02-07T14:06:37Z"/>
        </w:rPr>
      </w:pPr>
      <w:ins w:id="1047" w:author="tongweiwei" w:date="2025-02-07T14:06:37Z">
        <w:r>
          <w:rPr>
            <w:rFonts w:hint="eastAsia" w:ascii="宋体" w:hAnsi="宋体"/>
            <w:szCs w:val="21"/>
          </w:rPr>
          <w:t>当</w:t>
        </w:r>
      </w:ins>
      <m:oMath>
        <w:ins w:id="1048" w:author="tongweiwei" w:date="2025-02-07T14:07:35Z">
          <m:r>
            <m:rPr>
              <m:sty m:val="p"/>
            </m:rPr>
            <w:rPr>
              <w:rFonts w:hint="eastAsia" w:ascii="宋体" w:hAnsi="宋体"/>
              <w:szCs w:val="21"/>
              <w:lang w:val="en-US" w:eastAsia="zh-CN"/>
            </w:rPr>
            <m:t>4.50</m:t>
          </m:r>
        </w:ins>
        <w:ins w:id="1049" w:author="tongweiwei" w:date="2025-02-07T14:06:37Z">
          <m:r>
            <m:rPr>
              <m:sty m:val="p"/>
            </m:rPr>
            <w:rPr>
              <w:rFonts w:ascii="Cambria Math" w:hAnsi="Cambria Math"/>
              <w:szCs w:val="21"/>
            </w:rPr>
            <m:t>%</m:t>
          </m:r>
        </w:ins>
        <w:ins w:id="1050" w:author="tongweiwei" w:date="2025-02-07T14:06:37Z">
          <m:r>
            <m:rPr>
              <m:sty m:val="p"/>
            </m:rPr>
            <w:rPr>
              <w:rFonts w:ascii="Cambria Math" w:hAnsi="Cambria Math" w:cs="Calibri"/>
              <w:szCs w:val="21"/>
            </w:rPr>
            <m:t>&lt;</m:t>
          </m:r>
        </w:ins>
        <w:ins w:id="1051" w:author="tongweiwei" w:date="2025-02-07T14:06:37Z">
          <m:r>
            <m:rPr/>
            <w:rPr>
              <w:rFonts w:ascii="Cambria Math" w:hAnsi="Cambria Math" w:cs="Calibri"/>
              <w:szCs w:val="21"/>
            </w:rPr>
            <m:t>R≤</m:t>
          </m:r>
        </w:ins>
        <w:ins w:id="1052" w:author="tongweiwei" w:date="2025-02-07T14:07:36Z">
          <m:r>
            <m:rPr>
              <m:sty m:val="p"/>
            </m:rPr>
            <w:rPr>
              <w:rFonts w:hint="eastAsia" w:ascii="宋体" w:hAnsi="宋体"/>
              <w:szCs w:val="21"/>
              <w:lang w:val="en-US" w:eastAsia="zh-CN"/>
            </w:rPr>
            <m:t>4.50</m:t>
          </m:r>
        </w:ins>
        <w:ins w:id="1053" w:author="tongweiwei" w:date="2025-02-07T14:06:37Z">
          <m:r>
            <m:rPr>
              <m:sty m:val="p"/>
            </m:rPr>
            <w:rPr>
              <w:rFonts w:ascii="Cambria Math" w:hAnsi="Cambria Math"/>
              <w:szCs w:val="21"/>
            </w:rPr>
            <m:t>%</m:t>
          </m:r>
        </w:ins>
        <w:ins w:id="1054" w:author="tongweiwei" w:date="2025-02-07T14:06:37Z">
          <m:r>
            <m:rPr/>
            <w:rPr>
              <w:rFonts w:ascii="Cambria Math" w:hAnsi="Cambria Math"/>
              <w:szCs w:val="21"/>
            </w:rPr>
            <m:t>/(1−</m:t>
          </m:r>
        </w:ins>
        <w:ins w:id="1055" w:author="tongweiwei" w:date="2025-02-19T16:13:38Z">
          <m:r>
            <m:rPr/>
            <w:rPr>
              <w:rFonts w:hint="default" w:ascii="Cambria Math" w:hAnsi="Cambria Math"/>
              <w:szCs w:val="21"/>
              <w:lang w:val="en-US" w:eastAsia="zh-CN"/>
            </w:rPr>
            <m:t>5</m:t>
          </m:r>
        </w:ins>
        <w:ins w:id="1056" w:author="tongweiwei" w:date="2025-02-07T14:06:37Z">
          <m:r>
            <m:rPr/>
            <w:rPr>
              <w:rFonts w:ascii="Cambria Math" w:hAnsi="Cambria Math"/>
              <w:szCs w:val="21"/>
            </w:rPr>
            <m:t>0%)</m:t>
          </m:r>
        </w:ins>
      </m:oMath>
      <w:ins w:id="1057" w:author="tongweiwei" w:date="2025-02-07T14:06:37Z">
        <w:r>
          <w:rPr>
            <w:rFonts w:hint="eastAsia" w:ascii="宋体" w:hAnsi="宋体"/>
            <w:szCs w:val="21"/>
          </w:rPr>
          <w:t>时，对整体收益部分提取</w:t>
        </w:r>
      </w:ins>
      <m:oMath>
        <m:f>
          <m:fPr>
            <m:ctrlPr>
              <w:ins w:id="1058" w:author="tongweiwei" w:date="2025-02-07T14:06:37Z">
                <w:rPr>
                  <w:rFonts w:ascii="Cambria Math" w:hAnsi="Cambria Math"/>
                  <w:i/>
                  <w:szCs w:val="21"/>
                </w:rPr>
              </w:ins>
            </m:ctrlPr>
          </m:fPr>
          <m:num>
            <w:ins w:id="1059" w:author="tongweiwei" w:date="2025-02-07T14:06:37Z">
              <m:r>
                <m:rPr/>
                <w:rPr>
                  <w:rFonts w:ascii="Cambria Math" w:hAnsi="Cambria Math"/>
                  <w:szCs w:val="21"/>
                </w:rPr>
                <m:t>R</m:t>
              </m:r>
            </w:ins>
            <w:ins w:id="1060" w:author="tongweiwei" w:date="2025-02-07T14:06:37Z">
              <m:r>
                <m:rPr>
                  <m:sty m:val="p"/>
                </m:rPr>
                <w:rPr>
                  <w:rFonts w:ascii="Cambria Math" w:hAnsi="Cambria Math"/>
                  <w:szCs w:val="21"/>
                </w:rPr>
                <m:t>−</m:t>
              </m:r>
            </w:ins>
            <w:ins w:id="1061" w:author="tongweiwei" w:date="2025-02-07T14:07:41Z">
              <m:r>
                <m:rPr>
                  <m:sty m:val="p"/>
                </m:rPr>
                <w:rPr>
                  <w:rFonts w:hint="eastAsia" w:ascii="宋体" w:hAnsi="宋体"/>
                  <w:szCs w:val="21"/>
                  <w:lang w:val="en-US" w:eastAsia="zh-CN"/>
                </w:rPr>
                <m:t>4.50</m:t>
              </m:r>
            </w:ins>
            <w:ins w:id="1062" w:author="tongweiwei" w:date="2025-02-07T14:06:37Z">
              <m:r>
                <m:rPr>
                  <m:sty m:val="p"/>
                </m:rPr>
                <w:rPr>
                  <w:rFonts w:ascii="Cambria Math" w:hAnsi="Cambria Math"/>
                  <w:szCs w:val="21"/>
                </w:rPr>
                <m:t>%</m:t>
              </m:r>
            </w:ins>
            <m:ctrlPr>
              <w:ins w:id="1063" w:author="tongweiwei" w:date="2025-02-07T14:06:37Z">
                <w:rPr>
                  <w:rFonts w:ascii="Cambria Math" w:hAnsi="Cambria Math"/>
                  <w:i/>
                  <w:szCs w:val="21"/>
                </w:rPr>
              </w:ins>
            </m:ctrlPr>
          </m:num>
          <m:den>
            <w:ins w:id="1064" w:author="tongweiwei" w:date="2025-02-07T14:06:37Z">
              <m:r>
                <m:rPr/>
                <w:rPr>
                  <w:rFonts w:ascii="Cambria Math" w:hAnsi="Cambria Math"/>
                  <w:szCs w:val="21"/>
                </w:rPr>
                <m:t>R</m:t>
              </m:r>
            </w:ins>
            <m:ctrlPr>
              <w:ins w:id="1065" w:author="tongweiwei" w:date="2025-02-07T14:06:37Z">
                <w:rPr>
                  <w:rFonts w:ascii="Cambria Math" w:hAnsi="Cambria Math"/>
                  <w:i/>
                  <w:szCs w:val="21"/>
                </w:rPr>
              </w:ins>
            </m:ctrlPr>
          </m:den>
        </m:f>
      </m:oMath>
      <w:ins w:id="1066" w:author="tongweiwei" w:date="2025-02-07T14:06:37Z">
        <w:r>
          <w:rPr>
            <w:rFonts w:hint="eastAsia" w:ascii="宋体" w:hAnsi="宋体"/>
            <w:szCs w:val="21"/>
          </w:rPr>
          <w:t>作为业绩报酬，即</w:t>
        </w:r>
      </w:ins>
      <w:ins w:id="1067" w:author="tongweiwei" w:date="2025-02-07T14:06:37Z">
        <w:r>
          <w:rPr/>
          <w:t>：</w:t>
        </w:r>
      </w:ins>
    </w:p>
    <w:p w14:paraId="25414770">
      <w:pPr>
        <w:spacing w:line="360" w:lineRule="auto"/>
        <w:ind w:firstLine="420" w:firstLineChars="200"/>
        <w:rPr>
          <w:ins w:id="1068" w:author="tongweiwei" w:date="2025-02-07T14:06:37Z"/>
          <w:rFonts w:ascii="宋体" w:hAnsi="宋体"/>
          <w:szCs w:val="21"/>
        </w:rPr>
      </w:pPr>
      <m:oMath>
        <w:ins w:id="1069" w:author="tongweiwei" w:date="2025-02-07T14:06:37Z">
          <m:r>
            <m:rPr>
              <m:sty m:val="p"/>
            </m:rPr>
            <w:rPr>
              <w:rFonts w:ascii="Cambria Math" w:hAnsi="Cambria Math"/>
              <w:szCs w:val="21"/>
            </w:rPr>
            <m:t>E=F×</m:t>
          </m:r>
        </w:ins>
        <m:d>
          <m:dPr>
            <m:begChr m:val="（"/>
            <m:endChr m:val="）"/>
            <m:ctrlPr>
              <w:ins w:id="1070" w:author="tongweiwei" w:date="2025-02-07T14:06:37Z">
                <w:rPr>
                  <w:rFonts w:ascii="Cambria Math" w:hAnsi="Cambria Math"/>
                  <w:szCs w:val="21"/>
                </w:rPr>
              </w:ins>
            </m:ctrlPr>
          </m:dPr>
          <m:e>
            <w:ins w:id="1071" w:author="tongweiwei" w:date="2025-02-07T14:06:37Z">
              <m:r>
                <m:rPr>
                  <m:sty m:val="p"/>
                </m:rPr>
                <w:rPr>
                  <w:rFonts w:ascii="Cambria Math" w:hAnsi="Cambria Math"/>
                  <w:szCs w:val="21"/>
                </w:rPr>
                <m:t>A−C</m:t>
              </m:r>
            </w:ins>
            <m:ctrlPr>
              <w:ins w:id="1072" w:author="tongweiwei" w:date="2025-02-07T14:06:37Z">
                <w:rPr>
                  <w:rFonts w:ascii="Cambria Math" w:hAnsi="Cambria Math"/>
                  <w:szCs w:val="21"/>
                </w:rPr>
              </w:ins>
            </m:ctrlPr>
          </m:e>
        </m:d>
        <w:ins w:id="1073" w:author="tongweiwei" w:date="2025-02-07T14:06:37Z">
          <m:r>
            <m:rPr>
              <m:sty m:val="p"/>
            </m:rPr>
            <w:rPr>
              <w:rFonts w:ascii="Cambria Math" w:hAnsi="Cambria Math"/>
              <w:szCs w:val="21"/>
            </w:rPr>
            <m:t>×</m:t>
          </m:r>
        </w:ins>
        <m:f>
          <m:fPr>
            <m:ctrlPr>
              <w:ins w:id="1074" w:author="tongweiwei" w:date="2025-02-07T14:06:37Z">
                <w:rPr>
                  <w:rFonts w:ascii="Cambria Math" w:hAnsi="Cambria Math"/>
                  <w:szCs w:val="21"/>
                </w:rPr>
              </w:ins>
            </m:ctrlPr>
          </m:fPr>
          <m:num>
            <w:ins w:id="1075" w:author="tongweiwei" w:date="2025-02-07T14:06:37Z">
              <m:r>
                <m:rPr/>
                <w:rPr>
                  <w:rFonts w:ascii="Cambria Math" w:hAnsi="Cambria Math"/>
                  <w:szCs w:val="21"/>
                </w:rPr>
                <m:t>R</m:t>
              </m:r>
            </w:ins>
            <w:ins w:id="1076" w:author="tongweiwei" w:date="2025-02-07T14:06:37Z">
              <m:r>
                <m:rPr>
                  <m:sty m:val="p"/>
                </m:rPr>
                <w:rPr>
                  <w:rFonts w:ascii="Cambria Math" w:hAnsi="Cambria Math"/>
                  <w:szCs w:val="21"/>
                </w:rPr>
                <m:t>−</m:t>
              </m:r>
            </w:ins>
            <w:ins w:id="1077" w:author="tongweiwei" w:date="2025-02-07T14:07:46Z">
              <m:r>
                <m:rPr>
                  <m:sty m:val="p"/>
                </m:rPr>
                <w:rPr>
                  <w:rFonts w:hint="eastAsia" w:ascii="宋体" w:hAnsi="宋体"/>
                  <w:szCs w:val="21"/>
                  <w:lang w:val="en-US" w:eastAsia="zh-CN"/>
                </w:rPr>
                <m:t>4.50</m:t>
              </m:r>
            </w:ins>
            <w:ins w:id="1078" w:author="tongweiwei" w:date="2025-02-07T14:06:37Z">
              <m:r>
                <m:rPr>
                  <m:sty m:val="p"/>
                </m:rPr>
                <w:rPr>
                  <w:rFonts w:ascii="Cambria Math" w:hAnsi="Cambria Math"/>
                  <w:szCs w:val="21"/>
                </w:rPr>
                <m:t>%</m:t>
              </m:r>
            </w:ins>
            <m:ctrlPr>
              <w:ins w:id="1079" w:author="tongweiwei" w:date="2025-02-07T14:06:37Z">
                <w:rPr>
                  <w:rFonts w:ascii="Cambria Math" w:hAnsi="Cambria Math"/>
                  <w:szCs w:val="21"/>
                </w:rPr>
              </w:ins>
            </m:ctrlPr>
          </m:num>
          <m:den>
            <w:ins w:id="1080" w:author="tongweiwei" w:date="2025-02-07T14:06:37Z">
              <m:r>
                <m:rPr/>
                <w:rPr>
                  <w:rFonts w:ascii="Cambria Math" w:hAnsi="Cambria Math"/>
                  <w:szCs w:val="21"/>
                </w:rPr>
                <m:t>R</m:t>
              </m:r>
            </w:ins>
            <m:ctrlPr>
              <w:ins w:id="1081" w:author="tongweiwei" w:date="2025-02-07T14:06:37Z">
                <w:rPr>
                  <w:rFonts w:ascii="Cambria Math" w:hAnsi="Cambria Math"/>
                  <w:szCs w:val="21"/>
                </w:rPr>
              </w:ins>
            </m:ctrlPr>
          </m:den>
        </m:f>
        <w:ins w:id="1082" w:author="tongweiwei" w:date="2025-02-07T14:06:37Z">
          <m:r>
            <m:rPr>
              <m:sty m:val="p"/>
            </m:rPr>
            <w:rPr>
              <w:rFonts w:ascii="Cambria Math" w:hAnsi="Cambria Math"/>
              <w:szCs w:val="21"/>
            </w:rPr>
            <m:t>；</m:t>
          </m:r>
        </w:ins>
      </m:oMath>
      <w:ins w:id="1083" w:author="tongweiwei" w:date="2025-02-07T14:06:37Z">
        <w:r>
          <w:rPr>
            <w:rFonts w:ascii="宋体" w:hAnsi="宋体"/>
            <w:szCs w:val="21"/>
          </w:rPr>
          <w:t xml:space="preserve"> </w:t>
        </w:r>
      </w:ins>
    </w:p>
    <w:p w14:paraId="545E6476">
      <w:pPr>
        <w:spacing w:line="360" w:lineRule="auto"/>
        <w:rPr>
          <w:ins w:id="1084" w:author="tongweiwei" w:date="2025-02-07T14:06:37Z"/>
          <w:rFonts w:ascii="宋体" w:hAnsi="宋体"/>
          <w:szCs w:val="21"/>
        </w:rPr>
      </w:pPr>
      <w:ins w:id="1085" w:author="tongweiwei" w:date="2025-02-07T14:06:37Z">
        <w:r>
          <w:rPr>
            <w:rFonts w:hint="eastAsia" w:ascii="宋体" w:hAnsi="宋体"/>
            <w:szCs w:val="21"/>
          </w:rPr>
          <w:t xml:space="preserve">    当</w:t>
        </w:r>
      </w:ins>
      <m:oMath>
        <w:ins w:id="1086" w:author="tongweiwei" w:date="2025-02-07T14:06:37Z">
          <m:r>
            <m:rPr>
              <m:sty m:val="p"/>
            </m:rPr>
            <w:rPr>
              <w:rFonts w:ascii="Cambria Math" w:hAnsi="Cambria Math"/>
              <w:szCs w:val="21"/>
            </w:rPr>
            <m:t xml:space="preserve"> </m:t>
          </m:r>
        </w:ins>
        <w:ins w:id="1087" w:author="tongweiwei" w:date="2025-02-07T14:06:37Z">
          <m:r>
            <m:rPr/>
            <w:rPr>
              <w:rFonts w:ascii="Cambria Math" w:hAnsi="Cambria Math"/>
              <w:szCs w:val="21"/>
            </w:rPr>
            <m:t>R</m:t>
          </m:r>
        </w:ins>
        <w:ins w:id="1088" w:author="tongweiwei" w:date="2025-02-07T14:06:37Z">
          <m:r>
            <m:rPr>
              <m:sty m:val="p"/>
            </m:rPr>
            <w:rPr>
              <w:rFonts w:ascii="Cambria Math" w:hAnsi="Cambria Math"/>
              <w:szCs w:val="21"/>
            </w:rPr>
            <m:t>&gt;</m:t>
          </m:r>
        </w:ins>
        <w:ins w:id="1089" w:author="tongweiwei" w:date="2025-02-07T14:07:49Z">
          <m:r>
            <m:rPr>
              <m:sty m:val="p"/>
            </m:rPr>
            <w:rPr>
              <w:rFonts w:hint="eastAsia" w:ascii="宋体" w:hAnsi="宋体"/>
              <w:szCs w:val="21"/>
              <w:lang w:val="en-US" w:eastAsia="zh-CN"/>
            </w:rPr>
            <m:t>4.50</m:t>
          </m:r>
        </w:ins>
        <w:ins w:id="1090" w:author="tongweiwei" w:date="2025-02-07T14:06:37Z">
          <m:r>
            <m:rPr>
              <m:sty m:val="p"/>
            </m:rPr>
            <w:rPr>
              <w:rFonts w:ascii="Cambria Math" w:hAnsi="Cambria Math"/>
              <w:szCs w:val="21"/>
            </w:rPr>
            <m:t>%</m:t>
          </m:r>
        </w:ins>
        <w:ins w:id="1091" w:author="tongweiwei" w:date="2025-02-07T14:06:37Z">
          <m:r>
            <m:rPr/>
            <w:rPr>
              <w:rFonts w:ascii="Cambria Math" w:hAnsi="Cambria Math"/>
              <w:szCs w:val="21"/>
            </w:rPr>
            <m:t>/(1−</m:t>
          </m:r>
        </w:ins>
        <w:ins w:id="1092" w:author="tongweiwei" w:date="2025-02-19T16:14:49Z">
          <m:r>
            <m:rPr/>
            <w:rPr>
              <w:rFonts w:hint="default" w:ascii="Cambria Math" w:hAnsi="Cambria Math"/>
              <w:szCs w:val="21"/>
              <w:lang w:val="en-US" w:eastAsia="zh-CN"/>
            </w:rPr>
            <m:t>5</m:t>
          </m:r>
        </w:ins>
        <w:ins w:id="1093" w:author="tongweiwei" w:date="2025-02-07T14:06:37Z">
          <m:r>
            <m:rPr/>
            <w:rPr>
              <w:rFonts w:ascii="Cambria Math" w:hAnsi="Cambria Math"/>
              <w:szCs w:val="21"/>
            </w:rPr>
            <m:t>0%)</m:t>
          </m:r>
        </w:ins>
      </m:oMath>
      <w:ins w:id="1094" w:author="tongweiwei" w:date="2025-02-07T14:06:37Z">
        <w:r>
          <w:rPr>
            <w:rFonts w:hint="eastAsia" w:ascii="宋体" w:hAnsi="宋体"/>
            <w:szCs w:val="21"/>
          </w:rPr>
          <w:t>时，对整体收益部分提取</w:t>
        </w:r>
      </w:ins>
      <w:ins w:id="1095" w:author="tongweiwei" w:date="2025-02-19T16:14:53Z">
        <w:r>
          <w:rPr>
            <w:rFonts w:hint="eastAsia" w:ascii="宋体" w:hAnsi="宋体"/>
            <w:szCs w:val="21"/>
            <w:lang w:val="en-US" w:eastAsia="zh-CN"/>
          </w:rPr>
          <w:t>5</w:t>
        </w:r>
      </w:ins>
      <w:ins w:id="1096" w:author="tongweiwei" w:date="2025-02-07T14:06:37Z">
        <w:r>
          <w:rPr>
            <w:rFonts w:hint="eastAsia" w:ascii="宋体" w:hAnsi="宋体"/>
            <w:szCs w:val="21"/>
          </w:rPr>
          <w:t>0%作为业绩报酬，即：</w:t>
        </w:r>
      </w:ins>
    </w:p>
    <w:p w14:paraId="4440D55D">
      <w:pPr>
        <w:spacing w:line="360" w:lineRule="auto"/>
        <w:ind w:firstLine="420" w:firstLineChars="200"/>
        <w:rPr>
          <w:ins w:id="1097" w:author="tongweiwei" w:date="2025-02-07T14:06:37Z"/>
          <w:rFonts w:ascii="宋体" w:hAnsi="宋体"/>
          <w:szCs w:val="21"/>
        </w:rPr>
      </w:pPr>
      <m:oMath>
        <w:ins w:id="1098" w:author="tongweiwei" w:date="2025-02-07T14:06:37Z">
          <m:r>
            <m:rPr>
              <m:sty m:val="p"/>
            </m:rPr>
            <w:rPr>
              <w:rFonts w:ascii="Cambria Math" w:hAnsi="Cambria Math"/>
              <w:szCs w:val="21"/>
            </w:rPr>
            <m:t>E=F×</m:t>
          </m:r>
        </w:ins>
        <m:d>
          <m:dPr>
            <m:begChr m:val="（"/>
            <m:endChr m:val="）"/>
            <m:ctrlPr>
              <w:ins w:id="1099" w:author="tongweiwei" w:date="2025-02-07T14:06:37Z">
                <w:rPr>
                  <w:rFonts w:ascii="Cambria Math" w:hAnsi="Cambria Math"/>
                  <w:szCs w:val="21"/>
                </w:rPr>
              </w:ins>
            </m:ctrlPr>
          </m:dPr>
          <m:e>
            <w:ins w:id="1100" w:author="tongweiwei" w:date="2025-02-07T14:06:37Z">
              <m:r>
                <m:rPr/>
                <w:rPr>
                  <w:rFonts w:ascii="Cambria Math" w:hAnsi="Cambria Math"/>
                  <w:szCs w:val="21"/>
                </w:rPr>
                <m:t>A</m:t>
              </m:r>
            </w:ins>
            <w:ins w:id="1101" w:author="tongweiwei" w:date="2025-02-07T14:06:37Z">
              <m:r>
                <m:rPr>
                  <m:sty m:val="p"/>
                </m:rPr>
                <w:rPr>
                  <w:rFonts w:ascii="Cambria Math" w:hAnsi="Cambria Math"/>
                  <w:szCs w:val="21"/>
                </w:rPr>
                <m:t>−</m:t>
              </m:r>
            </w:ins>
            <w:ins w:id="1102" w:author="tongweiwei" w:date="2025-02-07T14:06:37Z">
              <m:r>
                <m:rPr/>
                <w:rPr>
                  <w:rFonts w:ascii="Cambria Math" w:hAnsi="Cambria Math"/>
                  <w:szCs w:val="21"/>
                </w:rPr>
                <m:t>C</m:t>
              </m:r>
            </w:ins>
            <m:ctrlPr>
              <w:ins w:id="1103" w:author="tongweiwei" w:date="2025-02-07T14:06:37Z">
                <w:rPr>
                  <w:rFonts w:ascii="Cambria Math" w:hAnsi="Cambria Math"/>
                  <w:szCs w:val="21"/>
                </w:rPr>
              </w:ins>
            </m:ctrlPr>
          </m:e>
        </m:d>
        <w:ins w:id="1104" w:author="tongweiwei" w:date="2025-02-07T14:06:37Z">
          <m:r>
            <m:rPr>
              <m:sty m:val="p"/>
            </m:rPr>
            <w:rPr>
              <w:rFonts w:ascii="Cambria Math" w:hAnsi="Cambria Math"/>
              <w:szCs w:val="21"/>
            </w:rPr>
            <m:t>×</m:t>
          </m:r>
        </w:ins>
        <w:ins w:id="1105" w:author="tongweiwei" w:date="2025-02-19T16:14:55Z">
          <m:r>
            <m:rPr>
              <m:sty m:val="p"/>
            </m:rPr>
            <w:rPr>
              <w:rFonts w:hint="default" w:ascii="Cambria Math" w:hAnsi="Cambria Math"/>
              <w:szCs w:val="21"/>
              <w:lang w:val="en-US" w:eastAsia="zh-CN"/>
            </w:rPr>
            <m:t>5</m:t>
          </m:r>
        </w:ins>
        <w:ins w:id="1106" w:author="tongweiwei" w:date="2025-02-07T14:06:37Z">
          <m:r>
            <m:rPr>
              <m:sty m:val="p"/>
            </m:rPr>
            <w:rPr>
              <w:rFonts w:ascii="Cambria Math" w:hAnsi="Cambria Math"/>
              <w:szCs w:val="21"/>
            </w:rPr>
            <m:t>0%；</m:t>
          </m:r>
        </w:ins>
      </m:oMath>
      <w:ins w:id="1107" w:author="tongweiwei" w:date="2025-02-07T14:06:37Z">
        <w:r>
          <w:rPr>
            <w:rFonts w:ascii="宋体" w:hAnsi="宋体"/>
            <w:szCs w:val="21"/>
          </w:rPr>
          <w:t xml:space="preserve"> </w:t>
        </w:r>
      </w:ins>
    </w:p>
    <w:p w14:paraId="63E013CE">
      <w:pPr>
        <w:spacing w:line="360" w:lineRule="auto"/>
        <w:ind w:firstLine="420" w:firstLineChars="200"/>
        <w:rPr>
          <w:ins w:id="1108" w:author="tongweiwei" w:date="2025-02-07T14:06:37Z"/>
          <w:rFonts w:ascii="宋体" w:hAnsi="宋体"/>
          <w:szCs w:val="21"/>
        </w:rPr>
      </w:pPr>
      <w:ins w:id="1109" w:author="tongweiwei" w:date="2025-02-07T14:06:37Z">
        <w:r>
          <w:rPr>
            <w:rFonts w:ascii="宋体" w:hAnsi="宋体"/>
            <w:szCs w:val="21"/>
          </w:rPr>
          <w:t>如果管理人已经提取业绩报酬，即使</w:t>
        </w:r>
      </w:ins>
      <w:ins w:id="1110" w:author="tongweiwei" w:date="2025-02-07T14:06:37Z">
        <w:r>
          <w:rPr>
            <w:rFonts w:hint="eastAsia" w:ascii="宋体" w:hAnsi="宋体"/>
            <w:szCs w:val="21"/>
          </w:rPr>
          <w:t>基金份额持有人赎回时净值有所下跌，则该部分已提取的业绩报酬将不退还基金份额持有人。</w:t>
        </w:r>
      </w:ins>
    </w:p>
    <w:p w14:paraId="2664ADC3">
      <w:pPr>
        <w:spacing w:line="360" w:lineRule="auto"/>
        <w:ind w:firstLine="420" w:firstLineChars="200"/>
        <w:rPr>
          <w:ins w:id="1111" w:author="tongweiwei" w:date="2025-02-07T14:06:37Z"/>
          <w:rFonts w:ascii="宋体" w:hAnsi="宋体"/>
          <w:szCs w:val="21"/>
        </w:rPr>
      </w:pPr>
      <w:ins w:id="1112" w:author="tongweiwei" w:date="2025-02-07T14:06:37Z">
        <w:r>
          <w:rPr>
            <w:rFonts w:hint="eastAsia" w:ascii="宋体" w:hAnsi="宋体"/>
            <w:szCs w:val="21"/>
          </w:rPr>
          <w:t>业绩报酬在基金份额持有人分红、赎回时或本基金清算时由基金管理人负责计算，基金托管人不承担复核义务。业绩报酬从基金份额持有人的赎回资金、分红款或清算资金中扣除后支付，由基金管理人向基金托管人发送业绩报酬划付指令，基金托管人根据基金管理人指令要求进行支付。若遇法定节假日、休息日或不可抗力致使无法按时支付的，顺延至法定节假日、休息日后的第一个工作日或不可抗力结束日后的第一个工作日支付。</w:t>
        </w:r>
      </w:ins>
    </w:p>
    <w:p w14:paraId="47BF9EEB">
      <w:pPr>
        <w:spacing w:line="360" w:lineRule="auto"/>
        <w:ind w:firstLine="422" w:firstLineChars="200"/>
        <w:rPr>
          <w:ins w:id="1113" w:author="tongweiwei" w:date="2025-02-07T14:06:37Z"/>
          <w:rFonts w:ascii="宋体" w:hAnsi="宋体"/>
          <w:b/>
          <w:kern w:val="0"/>
          <w:szCs w:val="21"/>
        </w:rPr>
      </w:pPr>
      <w:ins w:id="1114" w:author="tongweiwei" w:date="2025-02-07T14:06:37Z">
        <w:r>
          <w:rPr>
            <w:rFonts w:hint="eastAsia" w:ascii="宋体" w:hAnsi="宋体"/>
            <w:b/>
            <w:kern w:val="0"/>
            <w:szCs w:val="21"/>
          </w:rPr>
          <w:t>特别提示：</w:t>
        </w:r>
      </w:ins>
    </w:p>
    <w:p w14:paraId="1D4079FC">
      <w:pPr>
        <w:spacing w:line="360" w:lineRule="auto"/>
        <w:ind w:firstLine="422" w:firstLineChars="200"/>
        <w:rPr>
          <w:ins w:id="1115" w:author="tongweiwei" w:date="2025-02-07T14:06:37Z"/>
          <w:rFonts w:ascii="宋体" w:hAnsi="宋体"/>
          <w:b/>
          <w:kern w:val="0"/>
          <w:szCs w:val="21"/>
        </w:rPr>
      </w:pPr>
      <w:ins w:id="1116" w:author="tongweiwei" w:date="2025-02-07T14:06:37Z">
        <w:r>
          <w:rPr>
            <w:rFonts w:hint="eastAsia" w:ascii="宋体" w:hAnsi="宋体"/>
            <w:b/>
            <w:kern w:val="0"/>
            <w:szCs w:val="21"/>
          </w:rPr>
          <w:t>本基金设置的业绩报酬计提条件并不构成对基金投资者投资本金不受损失或者取得最低或任何其他程度投资收益或者限定损失金额和比例的承诺。</w:t>
        </w:r>
      </w:ins>
    </w:p>
    <w:p w14:paraId="7AF81746">
      <w:pPr>
        <w:spacing w:line="360" w:lineRule="auto"/>
        <w:ind w:firstLine="420" w:firstLineChars="200"/>
        <w:rPr>
          <w:del w:id="1117" w:author="tongweiwei" w:date="2025-02-07T14:06:37Z"/>
          <w:rFonts w:hint="eastAsia" w:ascii="宋体" w:hAnsi="宋体"/>
          <w:szCs w:val="21"/>
        </w:rPr>
      </w:pPr>
      <w:del w:id="1118" w:author="tongweiwei" w:date="2025-02-07T14:06:37Z">
        <w:r>
          <w:rPr>
            <w:rFonts w:hint="eastAsia" w:ascii="宋体" w:hAnsi="宋体"/>
            <w:szCs w:val="21"/>
          </w:rPr>
          <w:delText>本基金不收取业绩报酬。</w:delText>
        </w:r>
      </w:del>
    </w:p>
    <w:p w14:paraId="1AA1BFE9">
      <w:pPr>
        <w:spacing w:line="360" w:lineRule="auto"/>
        <w:ind w:firstLine="420" w:firstLineChars="200"/>
        <w:rPr>
          <w:rFonts w:hint="eastAsia" w:ascii="宋体" w:hAnsi="宋体"/>
          <w:szCs w:val="21"/>
        </w:rPr>
      </w:pPr>
      <w:r>
        <w:rPr>
          <w:rFonts w:hint="eastAsia" w:ascii="宋体" w:hAnsi="宋体"/>
          <w:szCs w:val="21"/>
        </w:rPr>
        <w:t>5、上述（一）中所列其他费用根据有关法规及相关协议规定，按费用实际支出金额列入当期费用，由基金托管人从基金财产中支付。其中，证券账户开户费若由托管人在开户时先行垫付，自证券账户开户一个月内由托管人自动从基金资产中扣划，基金管理人无需再出具资金划拨指令。费用自动扣划后，基金管理人应进行核对，如发现数据不符，及时联系基金托管人协商解决。</w:t>
      </w:r>
    </w:p>
    <w:p w14:paraId="4A4BFB47">
      <w:pPr>
        <w:spacing w:line="360" w:lineRule="auto"/>
        <w:ind w:firstLine="420" w:firstLineChars="200"/>
        <w:rPr>
          <w:rFonts w:hint="eastAsia" w:ascii="宋体" w:hAnsi="宋体"/>
          <w:szCs w:val="21"/>
        </w:rPr>
      </w:pPr>
      <w:r>
        <w:rPr>
          <w:rFonts w:hint="eastAsia" w:ascii="宋体" w:hAnsi="宋体"/>
          <w:szCs w:val="21"/>
        </w:rPr>
        <w:t>其中，基金管理人费用收入银行账户信息如下（账户信息如有变更，管理人可单独决定而无须变更本基金合同，但须在账户信息变更生效时通知基金托管人）：</w:t>
      </w:r>
    </w:p>
    <w:p w14:paraId="5FF39E05">
      <w:pPr>
        <w:spacing w:line="360" w:lineRule="auto"/>
        <w:ind w:firstLine="422" w:firstLineChars="200"/>
        <w:rPr>
          <w:rFonts w:hint="eastAsia" w:ascii="宋体" w:hAnsi="宋体"/>
          <w:b/>
          <w:szCs w:val="21"/>
        </w:rPr>
      </w:pPr>
      <w:r>
        <w:rPr>
          <w:rFonts w:hint="eastAsia" w:ascii="宋体" w:hAnsi="宋体"/>
          <w:b/>
          <w:szCs w:val="21"/>
        </w:rPr>
        <w:t>户名：杭州艮岳私募基金管理有限公司</w:t>
      </w:r>
    </w:p>
    <w:p w14:paraId="20020DBF">
      <w:pPr>
        <w:spacing w:line="360" w:lineRule="auto"/>
        <w:ind w:firstLine="422" w:firstLineChars="200"/>
        <w:rPr>
          <w:rFonts w:hint="eastAsia" w:ascii="宋体" w:hAnsi="宋体"/>
          <w:b/>
          <w:color w:val="FF0000"/>
          <w:szCs w:val="21"/>
        </w:rPr>
      </w:pPr>
      <w:r>
        <w:rPr>
          <w:rFonts w:hint="eastAsia" w:ascii="宋体" w:hAnsi="宋体"/>
          <w:b/>
          <w:color w:val="FF0000"/>
          <w:szCs w:val="21"/>
        </w:rPr>
        <w:t>账号：</w:t>
      </w:r>
      <w:r>
        <w:rPr>
          <w:rFonts w:ascii="宋体" w:hAnsi="宋体"/>
          <w:b/>
          <w:color w:val="FF0000"/>
          <w:szCs w:val="21"/>
        </w:rPr>
        <w:t>1202020309900291489</w:t>
      </w:r>
    </w:p>
    <w:p w14:paraId="09D60965">
      <w:pPr>
        <w:spacing w:line="360" w:lineRule="auto"/>
        <w:ind w:firstLine="422" w:firstLineChars="200"/>
        <w:rPr>
          <w:rFonts w:hint="eastAsia" w:ascii="宋体" w:hAnsi="宋体"/>
          <w:b/>
          <w:color w:val="FF0000"/>
          <w:szCs w:val="21"/>
        </w:rPr>
      </w:pPr>
      <w:r>
        <w:rPr>
          <w:rFonts w:hint="eastAsia" w:ascii="宋体" w:hAnsi="宋体"/>
          <w:b/>
          <w:color w:val="FF0000"/>
          <w:szCs w:val="21"/>
        </w:rPr>
        <w:t>开户行：中国工商银行股份有限公司杭州江城支行</w:t>
      </w:r>
    </w:p>
    <w:p w14:paraId="73331339">
      <w:pPr>
        <w:spacing w:line="360" w:lineRule="auto"/>
        <w:ind w:firstLine="420" w:firstLineChars="200"/>
        <w:rPr>
          <w:rFonts w:hint="eastAsia" w:ascii="宋体" w:hAnsi="宋体"/>
          <w:szCs w:val="21"/>
        </w:rPr>
      </w:pPr>
      <w:r>
        <w:rPr>
          <w:rFonts w:hint="eastAsia" w:ascii="宋体" w:hAnsi="宋体"/>
          <w:szCs w:val="21"/>
        </w:rPr>
        <w:t>（三）不列入基金业务费用的项目</w:t>
      </w:r>
    </w:p>
    <w:p w14:paraId="09756001">
      <w:pPr>
        <w:spacing w:line="360" w:lineRule="auto"/>
        <w:ind w:firstLine="420" w:firstLineChars="200"/>
        <w:rPr>
          <w:rFonts w:hint="eastAsia" w:ascii="宋体" w:hAnsi="宋体"/>
          <w:szCs w:val="21"/>
        </w:rPr>
      </w:pPr>
      <w:r>
        <w:rPr>
          <w:rFonts w:hint="eastAsia" w:ascii="宋体" w:hAnsi="宋体"/>
          <w:szCs w:val="21"/>
        </w:rPr>
        <w:t>1、基金管理人和基金托管人因未履行或未完全履行义务导致的费用支出或基金财产的损失。</w:t>
      </w:r>
    </w:p>
    <w:p w14:paraId="76F0C839">
      <w:pPr>
        <w:spacing w:line="360" w:lineRule="auto"/>
        <w:ind w:firstLine="420" w:firstLineChars="200"/>
        <w:rPr>
          <w:rFonts w:hint="eastAsia" w:ascii="宋体" w:hAnsi="宋体"/>
          <w:szCs w:val="21"/>
        </w:rPr>
      </w:pPr>
      <w:r>
        <w:rPr>
          <w:rFonts w:hint="eastAsia" w:ascii="宋体" w:hAnsi="宋体"/>
          <w:szCs w:val="21"/>
        </w:rPr>
        <w:t>2、基金管理人和基金托管人处理与基金财产运作无关的事项发生的费用。</w:t>
      </w:r>
    </w:p>
    <w:p w14:paraId="0E3E25F3">
      <w:pPr>
        <w:spacing w:line="360" w:lineRule="auto"/>
        <w:ind w:firstLine="420" w:firstLineChars="200"/>
        <w:rPr>
          <w:rFonts w:hint="eastAsia" w:ascii="宋体" w:hAnsi="宋体"/>
          <w:szCs w:val="21"/>
        </w:rPr>
      </w:pPr>
      <w:r>
        <w:rPr>
          <w:rFonts w:hint="eastAsia" w:ascii="宋体" w:hAnsi="宋体"/>
          <w:szCs w:val="21"/>
        </w:rPr>
        <w:t>3、其他根据相关法律法规及监管机构的有关规定不得列入基金费用的项目。</w:t>
      </w:r>
    </w:p>
    <w:p w14:paraId="01429CD8">
      <w:pPr>
        <w:spacing w:line="360" w:lineRule="auto"/>
        <w:ind w:firstLine="420" w:firstLineChars="200"/>
        <w:rPr>
          <w:rFonts w:hint="eastAsia" w:ascii="宋体" w:hAnsi="宋体"/>
          <w:szCs w:val="21"/>
        </w:rPr>
      </w:pPr>
      <w:r>
        <w:rPr>
          <w:rFonts w:hint="eastAsia" w:ascii="宋体" w:hAnsi="宋体"/>
          <w:szCs w:val="21"/>
        </w:rPr>
        <w:t>（四）费率调整</w:t>
      </w:r>
    </w:p>
    <w:p w14:paraId="7387BB78">
      <w:pPr>
        <w:spacing w:line="360" w:lineRule="auto"/>
        <w:ind w:firstLine="420" w:firstLineChars="200"/>
        <w:rPr>
          <w:rFonts w:hint="eastAsia" w:ascii="宋体" w:hAnsi="宋体"/>
          <w:szCs w:val="21"/>
        </w:rPr>
      </w:pPr>
      <w:r>
        <w:rPr>
          <w:rFonts w:hint="eastAsia" w:ascii="宋体" w:hAnsi="宋体"/>
          <w:szCs w:val="21"/>
        </w:rPr>
        <w:t>基金管理人与基金托管人协商一致，可下调托管费率和基金服务费率。</w:t>
      </w:r>
    </w:p>
    <w:p w14:paraId="392FE2DB">
      <w:pPr>
        <w:spacing w:line="360" w:lineRule="auto"/>
        <w:ind w:firstLine="420" w:firstLineChars="200"/>
        <w:rPr>
          <w:rFonts w:hint="eastAsia" w:ascii="宋体" w:hAnsi="宋体"/>
          <w:szCs w:val="21"/>
        </w:rPr>
      </w:pPr>
      <w:r>
        <w:rPr>
          <w:rFonts w:hint="eastAsia" w:ascii="宋体" w:hAnsi="宋体"/>
          <w:szCs w:val="21"/>
        </w:rPr>
        <w:t>对上述费率的调整生效后，基金管理人按照本合同的约定向基金份额持有人披露变更的具体内容。</w:t>
      </w:r>
    </w:p>
    <w:p w14:paraId="7D1EBF1A">
      <w:pPr>
        <w:spacing w:line="360" w:lineRule="auto"/>
        <w:ind w:firstLine="420" w:firstLineChars="200"/>
        <w:rPr>
          <w:rFonts w:hint="eastAsia" w:ascii="宋体" w:hAnsi="宋体"/>
          <w:szCs w:val="21"/>
        </w:rPr>
      </w:pPr>
      <w:r>
        <w:rPr>
          <w:rFonts w:hint="eastAsia" w:ascii="宋体" w:hAnsi="宋体"/>
          <w:szCs w:val="21"/>
        </w:rPr>
        <w:t>（五）基金的税收</w:t>
      </w:r>
    </w:p>
    <w:p w14:paraId="1F963698">
      <w:pPr>
        <w:spacing w:line="360" w:lineRule="auto"/>
        <w:ind w:firstLine="420" w:firstLineChars="200"/>
        <w:rPr>
          <w:rFonts w:hint="eastAsia" w:ascii="宋体" w:hAnsi="宋体"/>
          <w:szCs w:val="21"/>
        </w:rPr>
      </w:pPr>
      <w:r>
        <w:rPr>
          <w:rFonts w:hint="eastAsia" w:ascii="宋体" w:hAnsi="宋体"/>
          <w:szCs w:val="21"/>
        </w:rPr>
        <w:t>本基金运作过程中涉及的各纳税主体，其纳税义务按国家税收法律、法规执行。</w:t>
      </w:r>
    </w:p>
    <w:p w14:paraId="60B9194B">
      <w:pPr>
        <w:spacing w:line="360" w:lineRule="auto"/>
        <w:ind w:firstLine="420" w:firstLineChars="200"/>
        <w:rPr>
          <w:rFonts w:hint="eastAsia" w:ascii="宋体" w:hAnsi="宋体"/>
          <w:szCs w:val="21"/>
        </w:rPr>
      </w:pPr>
    </w:p>
    <w:p w14:paraId="380C354D">
      <w:pPr>
        <w:pStyle w:val="2"/>
        <w:spacing w:before="0" w:after="0" w:line="360" w:lineRule="auto"/>
        <w:ind w:firstLine="422" w:firstLineChars="200"/>
        <w:jc w:val="center"/>
        <w:rPr>
          <w:rFonts w:hint="eastAsia" w:ascii="宋体" w:hAnsi="宋体"/>
          <w:sz w:val="21"/>
          <w:szCs w:val="21"/>
        </w:rPr>
      </w:pPr>
      <w:bookmarkStart w:id="65" w:name="_Toc21232"/>
      <w:bookmarkStart w:id="66" w:name="_Toc459392469"/>
      <w:bookmarkStart w:id="67" w:name="_Toc194741919"/>
      <w:r>
        <w:rPr>
          <w:rFonts w:hint="eastAsia" w:ascii="宋体" w:hAnsi="宋体"/>
          <w:sz w:val="21"/>
          <w:szCs w:val="21"/>
        </w:rPr>
        <w:t>十八、基金的收益分配</w:t>
      </w:r>
      <w:bookmarkEnd w:id="65"/>
      <w:bookmarkEnd w:id="66"/>
      <w:bookmarkEnd w:id="67"/>
    </w:p>
    <w:p w14:paraId="4765A9C2">
      <w:pPr>
        <w:spacing w:line="360" w:lineRule="auto"/>
        <w:ind w:firstLine="420" w:firstLineChars="200"/>
        <w:rPr>
          <w:rFonts w:hint="eastAsia" w:ascii="宋体" w:hAnsi="宋体"/>
          <w:szCs w:val="21"/>
        </w:rPr>
      </w:pPr>
    </w:p>
    <w:p w14:paraId="222E48B3">
      <w:pPr>
        <w:spacing w:line="360" w:lineRule="auto"/>
        <w:ind w:firstLine="420" w:firstLineChars="200"/>
        <w:rPr>
          <w:rFonts w:hint="eastAsia" w:ascii="宋体" w:hAnsi="宋体"/>
          <w:szCs w:val="21"/>
        </w:rPr>
      </w:pPr>
      <w:r>
        <w:rPr>
          <w:rFonts w:hint="eastAsia" w:ascii="宋体" w:hAnsi="宋体"/>
          <w:szCs w:val="21"/>
        </w:rPr>
        <w:t>（一）基金利润的构成</w:t>
      </w:r>
    </w:p>
    <w:p w14:paraId="64A7D0F8">
      <w:pPr>
        <w:spacing w:line="360" w:lineRule="auto"/>
        <w:ind w:firstLine="420" w:firstLineChars="200"/>
        <w:rPr>
          <w:rFonts w:hint="eastAsia" w:ascii="宋体" w:hAnsi="宋体"/>
          <w:szCs w:val="21"/>
        </w:rPr>
      </w:pPr>
      <w:r>
        <w:rPr>
          <w:rFonts w:hint="eastAsia" w:ascii="宋体" w:hAnsi="宋体"/>
          <w:szCs w:val="21"/>
        </w:rPr>
        <w:t>基金利润指基金利息收入、投资收益、公允价值变动损益和其他收入扣除相关费用后的余额，基金已实现收益指基金利润减去公允价值变动损益后的余额。</w:t>
      </w:r>
    </w:p>
    <w:p w14:paraId="1508A10C">
      <w:pPr>
        <w:spacing w:line="360" w:lineRule="auto"/>
        <w:ind w:firstLine="420" w:firstLineChars="200"/>
        <w:rPr>
          <w:rFonts w:hint="eastAsia" w:ascii="宋体" w:hAnsi="宋体"/>
          <w:szCs w:val="21"/>
        </w:rPr>
      </w:pPr>
      <w:r>
        <w:rPr>
          <w:rFonts w:hint="eastAsia" w:ascii="宋体" w:hAnsi="宋体"/>
          <w:szCs w:val="21"/>
        </w:rPr>
        <w:t>（二）基金收益分配原则</w:t>
      </w:r>
    </w:p>
    <w:p w14:paraId="071712DE">
      <w:pPr>
        <w:spacing w:line="360" w:lineRule="auto"/>
        <w:ind w:firstLine="420" w:firstLineChars="200"/>
        <w:rPr>
          <w:rFonts w:hint="eastAsia" w:ascii="宋体" w:hAnsi="宋体"/>
          <w:szCs w:val="21"/>
        </w:rPr>
      </w:pPr>
      <w:r>
        <w:rPr>
          <w:rFonts w:hint="eastAsia" w:ascii="宋体" w:hAnsi="宋体"/>
          <w:szCs w:val="21"/>
        </w:rPr>
        <w:t>1、在符合有关基金分红条件的前提下，基金管理人有权决定是否对基金进行收益分配，收益分配的基准、时间、比例亦由基金管理人决定；</w:t>
      </w:r>
    </w:p>
    <w:p w14:paraId="1B3B8965">
      <w:pPr>
        <w:spacing w:line="360" w:lineRule="auto"/>
        <w:ind w:firstLine="420" w:firstLineChars="200"/>
        <w:rPr>
          <w:rFonts w:hint="eastAsia" w:ascii="宋体" w:hAnsi="宋体"/>
          <w:szCs w:val="21"/>
        </w:rPr>
      </w:pPr>
      <w:r>
        <w:rPr>
          <w:rFonts w:hint="eastAsia" w:ascii="宋体" w:hAnsi="宋体"/>
          <w:szCs w:val="21"/>
        </w:rPr>
        <w:t>2、本基金在每个自然年度最多分配</w:t>
      </w:r>
      <w:r>
        <w:rPr>
          <w:rFonts w:hint="eastAsia" w:ascii="宋体" w:hAnsi="宋体"/>
          <w:b/>
          <w:szCs w:val="21"/>
          <w:u w:val="single"/>
        </w:rPr>
        <w:t>4</w:t>
      </w:r>
      <w:r>
        <w:rPr>
          <w:rFonts w:hint="eastAsia" w:ascii="宋体" w:hAnsi="宋体"/>
          <w:szCs w:val="21"/>
        </w:rPr>
        <w:t>次；</w:t>
      </w:r>
    </w:p>
    <w:p w14:paraId="574A3D01">
      <w:pPr>
        <w:spacing w:line="360" w:lineRule="auto"/>
        <w:ind w:firstLine="420" w:firstLineChars="200"/>
        <w:rPr>
          <w:rFonts w:hint="eastAsia" w:ascii="宋体" w:hAnsi="宋体"/>
          <w:szCs w:val="21"/>
        </w:rPr>
      </w:pPr>
      <w:r>
        <w:rPr>
          <w:rFonts w:hint="eastAsia" w:ascii="宋体" w:hAnsi="宋体"/>
          <w:szCs w:val="21"/>
        </w:rPr>
        <w:t>3、</w:t>
      </w:r>
      <w:ins w:id="1119" w:author="tongweiwei" w:date="2025-02-10T13:42:50Z">
        <w:r>
          <w:rPr>
            <w:rFonts w:hint="eastAsia" w:ascii="宋体" w:hAnsi="宋体"/>
            <w:szCs w:val="21"/>
            <w:highlight w:val="none"/>
          </w:rPr>
          <w:t>本基金的收益分配可以采取现金分红或红利再投资等方式，本基金默认的收益分配方式为</w:t>
        </w:r>
      </w:ins>
      <w:ins w:id="1120" w:author="tongweiwei" w:date="2025-02-20T11:56:54Z">
        <w:r>
          <w:rPr>
            <w:rFonts w:hint="eastAsia" w:ascii="宋体" w:hAnsi="宋体"/>
            <w:b/>
            <w:bCs/>
            <w:szCs w:val="21"/>
            <w:highlight w:val="none"/>
            <w:lang w:val="en-US" w:eastAsia="zh-CN"/>
            <w:rPrChange w:id="1121" w:author="tongweiwei" w:date="2025-02-20T11:56:57Z">
              <w:rPr>
                <w:rFonts w:hint="eastAsia" w:ascii="宋体" w:hAnsi="宋体"/>
                <w:szCs w:val="21"/>
                <w:highlight w:val="none"/>
                <w:lang w:val="en-US" w:eastAsia="zh-CN"/>
              </w:rPr>
            </w:rPrChange>
          </w:rPr>
          <w:t>红利再</w:t>
        </w:r>
      </w:ins>
      <w:ins w:id="1122" w:author="tongweiwei" w:date="2025-02-20T11:57:00Z">
        <w:r>
          <w:rPr>
            <w:rFonts w:hint="eastAsia" w:ascii="宋体" w:hAnsi="宋体"/>
            <w:b/>
            <w:bCs/>
            <w:szCs w:val="21"/>
            <w:highlight w:val="none"/>
            <w:lang w:val="en-US" w:eastAsia="zh-CN"/>
          </w:rPr>
          <w:t>投资</w:t>
        </w:r>
      </w:ins>
      <w:ins w:id="1123" w:author="tongweiwei" w:date="2025-02-10T13:42:50Z">
        <w:r>
          <w:rPr>
            <w:rFonts w:hint="eastAsia" w:ascii="宋体" w:hAnsi="宋体"/>
            <w:szCs w:val="21"/>
            <w:highlight w:val="none"/>
          </w:rPr>
          <w:t>，基金份额持有人需要修改收益分配方式，需提前通知管理人提出申请</w:t>
        </w:r>
      </w:ins>
      <w:ins w:id="1124" w:author="tongweiwei" w:date="2025-02-10T13:42:50Z">
        <w:r>
          <w:rPr>
            <w:rFonts w:hint="eastAsia" w:ascii="宋体" w:hAnsi="宋体"/>
            <w:b/>
            <w:szCs w:val="21"/>
            <w:highlight w:val="none"/>
          </w:rPr>
          <w:t>（如涉及红利再投资，对于红利再投资份额视作在红利再投日新增申购份额（不收取申购费），但对于红利再投份额不受本合同中关于基金份额不允许赎回期限（如有）的限制，且对红利再投资份额不收取赎回费（如有））</w:t>
        </w:r>
      </w:ins>
      <w:del w:id="1125" w:author="tongweiwei" w:date="2025-02-10T13:42:50Z">
        <w:r>
          <w:rPr>
            <w:rFonts w:hint="eastAsia" w:ascii="宋体" w:hAnsi="宋体"/>
            <w:szCs w:val="21"/>
          </w:rPr>
          <w:delText>本基金的收益分配为现金分红</w:delText>
        </w:r>
      </w:del>
      <w:r>
        <w:rPr>
          <w:rFonts w:hint="eastAsia" w:ascii="宋体" w:hAnsi="宋体"/>
          <w:szCs w:val="21"/>
        </w:rPr>
        <w:t>；</w:t>
      </w:r>
    </w:p>
    <w:p w14:paraId="252D7765">
      <w:pPr>
        <w:spacing w:line="360" w:lineRule="auto"/>
        <w:ind w:firstLine="420" w:firstLineChars="200"/>
        <w:rPr>
          <w:rFonts w:hint="eastAsia" w:ascii="宋体" w:hAnsi="宋体"/>
          <w:szCs w:val="21"/>
        </w:rPr>
      </w:pPr>
      <w:r>
        <w:rPr>
          <w:rFonts w:hint="eastAsia" w:ascii="宋体" w:hAnsi="宋体"/>
          <w:szCs w:val="21"/>
        </w:rPr>
        <w:t>4、基金收益分配后基金份额净值不能低于面值；即基金收益分配基准日的基金份额净值减去每单位基金份额收益分配金额后不能低于面值；</w:t>
      </w:r>
    </w:p>
    <w:p w14:paraId="5C4A29E4">
      <w:pPr>
        <w:spacing w:line="360" w:lineRule="auto"/>
        <w:ind w:firstLine="420" w:firstLineChars="200"/>
        <w:rPr>
          <w:rFonts w:hint="eastAsia" w:ascii="宋体" w:hAnsi="宋体"/>
          <w:szCs w:val="21"/>
        </w:rPr>
      </w:pPr>
      <w:r>
        <w:rPr>
          <w:rFonts w:hint="eastAsia" w:ascii="宋体" w:hAnsi="宋体"/>
          <w:szCs w:val="21"/>
        </w:rPr>
        <w:t>5、同一类别的基金份额的每一基金份额享有同等分配权；</w:t>
      </w:r>
    </w:p>
    <w:p w14:paraId="2436059E">
      <w:pPr>
        <w:spacing w:line="360" w:lineRule="auto"/>
        <w:ind w:firstLine="420" w:firstLineChars="200"/>
        <w:rPr>
          <w:rFonts w:hint="eastAsia" w:ascii="宋体" w:hAnsi="宋体"/>
          <w:szCs w:val="21"/>
        </w:rPr>
      </w:pPr>
      <w:r>
        <w:rPr>
          <w:rFonts w:hint="eastAsia" w:ascii="宋体" w:hAnsi="宋体"/>
          <w:szCs w:val="21"/>
        </w:rPr>
        <w:t>6、法律法规或监管机关另有规定的，从其规定。</w:t>
      </w:r>
    </w:p>
    <w:p w14:paraId="4782468E">
      <w:pPr>
        <w:spacing w:line="360" w:lineRule="auto"/>
        <w:ind w:firstLine="420" w:firstLineChars="200"/>
        <w:rPr>
          <w:rFonts w:hint="eastAsia" w:ascii="宋体" w:hAnsi="宋体"/>
          <w:szCs w:val="21"/>
        </w:rPr>
      </w:pPr>
      <w:r>
        <w:rPr>
          <w:rFonts w:hint="eastAsia" w:ascii="宋体" w:hAnsi="宋体"/>
          <w:szCs w:val="21"/>
        </w:rPr>
        <w:t>（三）收益分配方案</w:t>
      </w:r>
    </w:p>
    <w:p w14:paraId="6BD98C5A">
      <w:pPr>
        <w:spacing w:line="360" w:lineRule="auto"/>
        <w:ind w:firstLine="420" w:firstLineChars="200"/>
        <w:rPr>
          <w:rFonts w:hint="eastAsia" w:ascii="宋体" w:hAnsi="宋体"/>
          <w:szCs w:val="21"/>
        </w:rPr>
      </w:pPr>
      <w:r>
        <w:rPr>
          <w:rFonts w:hint="eastAsia" w:ascii="宋体" w:hAnsi="宋体"/>
          <w:szCs w:val="21"/>
        </w:rPr>
        <w:t>基金收益分配方案中应载明截止收益分配基准日的可供分配利润、基金收益分配对象、分配时间、分配数额及比例、分配方式等内容。</w:t>
      </w:r>
    </w:p>
    <w:p w14:paraId="13EA3F93">
      <w:pPr>
        <w:spacing w:line="360" w:lineRule="auto"/>
        <w:ind w:firstLine="420" w:firstLineChars="200"/>
        <w:rPr>
          <w:rFonts w:hint="eastAsia" w:ascii="宋体" w:hAnsi="宋体"/>
          <w:szCs w:val="21"/>
        </w:rPr>
      </w:pPr>
      <w:r>
        <w:rPr>
          <w:rFonts w:hint="eastAsia" w:ascii="宋体" w:hAnsi="宋体"/>
          <w:szCs w:val="21"/>
        </w:rPr>
        <w:t>（四）收益分配方案的确定、通知与实施</w:t>
      </w:r>
    </w:p>
    <w:p w14:paraId="1C95AD04">
      <w:pPr>
        <w:spacing w:line="360" w:lineRule="auto"/>
        <w:ind w:firstLine="420" w:firstLineChars="200"/>
        <w:rPr>
          <w:rFonts w:hint="eastAsia" w:ascii="宋体" w:hAnsi="宋体"/>
          <w:szCs w:val="21"/>
        </w:rPr>
      </w:pPr>
      <w:r>
        <w:rPr>
          <w:rFonts w:hint="eastAsia" w:ascii="宋体" w:hAnsi="宋体"/>
          <w:szCs w:val="21"/>
        </w:rPr>
        <w:t>1、本基金收益分配方案由基金管理人拟定，并由基金托管人复核后以约定的形式通知基金份额持有人。</w:t>
      </w:r>
    </w:p>
    <w:p w14:paraId="351B384A">
      <w:pPr>
        <w:spacing w:line="360" w:lineRule="auto"/>
        <w:ind w:firstLine="420" w:firstLineChars="200"/>
        <w:rPr>
          <w:rFonts w:hint="eastAsia" w:ascii="宋体" w:hAnsi="宋体"/>
          <w:szCs w:val="21"/>
        </w:rPr>
      </w:pPr>
      <w:r>
        <w:rPr>
          <w:rFonts w:hint="eastAsia" w:ascii="宋体" w:hAnsi="宋体"/>
          <w:szCs w:val="21"/>
        </w:rPr>
        <w:t>2、在收益分配方案通知基金份额持有人后，针对现金分红的方式，基金管理人依据具体方案的规定就支付的现金红利向基金托管人发送划款指令，基金托管人按照基金管理人的指令及时进行分红资金的划付。</w:t>
      </w:r>
    </w:p>
    <w:p w14:paraId="704B2D72">
      <w:pPr>
        <w:spacing w:line="360" w:lineRule="auto"/>
        <w:ind w:firstLine="420" w:firstLineChars="200"/>
        <w:rPr>
          <w:rFonts w:hint="eastAsia" w:ascii="宋体" w:hAnsi="宋体"/>
          <w:szCs w:val="21"/>
        </w:rPr>
      </w:pPr>
    </w:p>
    <w:p w14:paraId="0F1B61F5">
      <w:pPr>
        <w:pStyle w:val="2"/>
        <w:spacing w:before="0" w:after="0" w:line="360" w:lineRule="auto"/>
        <w:ind w:firstLine="422" w:firstLineChars="200"/>
        <w:jc w:val="center"/>
        <w:rPr>
          <w:rFonts w:hint="eastAsia" w:ascii="宋体" w:hAnsi="宋体"/>
          <w:sz w:val="21"/>
          <w:szCs w:val="21"/>
        </w:rPr>
      </w:pPr>
      <w:bookmarkStart w:id="68" w:name="_Toc194741920"/>
      <w:bookmarkStart w:id="69" w:name="_Toc25016"/>
      <w:bookmarkStart w:id="70" w:name="_Toc459392470"/>
      <w:r>
        <w:rPr>
          <w:rFonts w:hint="eastAsia" w:ascii="宋体" w:hAnsi="宋体"/>
          <w:sz w:val="21"/>
          <w:szCs w:val="21"/>
        </w:rPr>
        <w:t>十九、</w:t>
      </w:r>
      <w:bookmarkEnd w:id="68"/>
      <w:r>
        <w:rPr>
          <w:rFonts w:hint="eastAsia" w:ascii="宋体" w:hAnsi="宋体"/>
          <w:sz w:val="21"/>
          <w:szCs w:val="21"/>
        </w:rPr>
        <w:t>基金的信息披露与报告</w:t>
      </w:r>
      <w:bookmarkEnd w:id="69"/>
      <w:bookmarkEnd w:id="70"/>
    </w:p>
    <w:p w14:paraId="2889AB14">
      <w:pPr>
        <w:spacing w:line="360" w:lineRule="auto"/>
        <w:ind w:firstLine="420" w:firstLineChars="200"/>
        <w:rPr>
          <w:rFonts w:hint="eastAsia" w:ascii="宋体" w:hAnsi="宋体"/>
          <w:szCs w:val="21"/>
        </w:rPr>
      </w:pPr>
    </w:p>
    <w:p w14:paraId="4474E526">
      <w:pPr>
        <w:spacing w:line="360" w:lineRule="auto"/>
        <w:ind w:firstLine="420"/>
        <w:rPr>
          <w:rFonts w:hint="eastAsia" w:ascii="宋体" w:hAnsi="宋体"/>
          <w:szCs w:val="21"/>
        </w:rPr>
      </w:pPr>
      <w:r>
        <w:rPr>
          <w:rFonts w:hint="eastAsia" w:ascii="宋体" w:hAnsi="宋体"/>
          <w:szCs w:val="21"/>
        </w:rPr>
        <w:t>（一）</w:t>
      </w:r>
      <w:r>
        <w:rPr>
          <w:rFonts w:ascii="宋体" w:hAnsi="宋体"/>
          <w:szCs w:val="21"/>
        </w:rPr>
        <w:t>本基金的信息披露应符合《基金法》、《私募办法》、《私募投资基金信息披露管理办法》、《</w:t>
      </w:r>
      <w:r>
        <w:rPr>
          <w:rFonts w:hint="eastAsia" w:ascii="宋体" w:hAnsi="宋体"/>
          <w:kern w:val="0"/>
          <w:szCs w:val="21"/>
        </w:rPr>
        <w:t>私募投资基金管理人登记和基金备案办法（试行）</w:t>
      </w:r>
      <w:r>
        <w:rPr>
          <w:rFonts w:ascii="宋体" w:hAnsi="宋体"/>
          <w:szCs w:val="21"/>
        </w:rPr>
        <w:t>》等法律法规及相关自律规则的规定。</w:t>
      </w:r>
      <w:r>
        <w:rPr>
          <w:rFonts w:hint="eastAsia" w:ascii="宋体" w:hAnsi="宋体"/>
          <w:szCs w:val="21"/>
        </w:rPr>
        <w:t>如中国证监会、中国基金业协会更新了私募基金信息披露规则或制定了其他相关规则，则从其规则执行。</w:t>
      </w:r>
    </w:p>
    <w:p w14:paraId="5387B633">
      <w:pPr>
        <w:spacing w:line="360" w:lineRule="auto"/>
        <w:ind w:firstLine="420" w:firstLineChars="200"/>
        <w:rPr>
          <w:rFonts w:hint="eastAsia" w:ascii="宋体" w:hAnsi="宋体"/>
          <w:szCs w:val="21"/>
        </w:rPr>
      </w:pPr>
      <w:r>
        <w:rPr>
          <w:rFonts w:ascii="宋体" w:hAnsi="宋体"/>
          <w:szCs w:val="21"/>
        </w:rPr>
        <w:t>（二）基金管理人定期信息披露</w:t>
      </w:r>
    </w:p>
    <w:p w14:paraId="1865A2BD">
      <w:pPr>
        <w:spacing w:line="360" w:lineRule="auto"/>
        <w:ind w:firstLine="420" w:firstLineChars="200"/>
        <w:rPr>
          <w:rFonts w:hint="eastAsia" w:ascii="宋体" w:hAnsi="宋体"/>
          <w:szCs w:val="21"/>
        </w:rPr>
      </w:pPr>
      <w:r>
        <w:rPr>
          <w:rFonts w:ascii="宋体" w:hAnsi="宋体"/>
          <w:szCs w:val="21"/>
        </w:rPr>
        <w:t>1、净值报告披露</w:t>
      </w:r>
    </w:p>
    <w:p w14:paraId="0E20E8D5">
      <w:pPr>
        <w:spacing w:line="360" w:lineRule="auto"/>
        <w:ind w:firstLine="420" w:firstLineChars="200"/>
        <w:rPr>
          <w:rFonts w:hint="eastAsia" w:ascii="宋体" w:hAnsi="宋体"/>
          <w:szCs w:val="21"/>
        </w:rPr>
      </w:pPr>
      <w:r>
        <w:rPr>
          <w:rFonts w:ascii="宋体" w:hAnsi="宋体"/>
          <w:szCs w:val="21"/>
        </w:rPr>
        <w:t>基金管理人每</w:t>
      </w:r>
      <w:r>
        <w:rPr>
          <w:rFonts w:hint="eastAsia" w:ascii="宋体" w:hAnsi="宋体"/>
          <w:szCs w:val="21"/>
        </w:rPr>
        <w:t>周</w:t>
      </w:r>
      <w:r>
        <w:rPr>
          <w:rFonts w:ascii="宋体" w:hAnsi="宋体"/>
          <w:szCs w:val="21"/>
        </w:rPr>
        <w:t>将经基金托管人复核的上</w:t>
      </w:r>
      <w:r>
        <w:rPr>
          <w:rFonts w:hint="eastAsia" w:ascii="宋体" w:hAnsi="宋体"/>
          <w:szCs w:val="21"/>
        </w:rPr>
        <w:t>周</w:t>
      </w:r>
      <w:r>
        <w:rPr>
          <w:rFonts w:ascii="宋体" w:hAnsi="宋体"/>
          <w:szCs w:val="21"/>
        </w:rPr>
        <w:t>最后一个交易日的基金份额净值以各方认可的形式提交基金份额持有人。</w:t>
      </w:r>
    </w:p>
    <w:p w14:paraId="1F90E163">
      <w:pPr>
        <w:spacing w:line="360" w:lineRule="auto"/>
        <w:ind w:firstLine="420" w:firstLineChars="200"/>
        <w:rPr>
          <w:rFonts w:hint="eastAsia" w:ascii="宋体" w:hAnsi="宋体"/>
          <w:szCs w:val="21"/>
        </w:rPr>
      </w:pPr>
      <w:r>
        <w:rPr>
          <w:rFonts w:ascii="宋体" w:hAnsi="宋体"/>
          <w:szCs w:val="21"/>
        </w:rPr>
        <w:t>2、季度报告披露</w:t>
      </w:r>
    </w:p>
    <w:p w14:paraId="14235AAD">
      <w:pPr>
        <w:spacing w:line="360" w:lineRule="auto"/>
        <w:ind w:firstLine="420" w:firstLineChars="200"/>
        <w:rPr>
          <w:rFonts w:hint="eastAsia" w:ascii="宋体" w:hAnsi="宋体"/>
          <w:szCs w:val="21"/>
        </w:rPr>
      </w:pPr>
      <w:r>
        <w:rPr>
          <w:rFonts w:ascii="宋体" w:hAnsi="宋体"/>
          <w:szCs w:val="21"/>
        </w:rPr>
        <w:t>本基金存</w:t>
      </w:r>
      <w:r>
        <w:rPr>
          <w:rFonts w:hint="eastAsia" w:ascii="宋体" w:hAnsi="宋体"/>
          <w:szCs w:val="21"/>
        </w:rPr>
        <w:t>续</w:t>
      </w:r>
      <w:r>
        <w:rPr>
          <w:rFonts w:ascii="宋体" w:hAnsi="宋体"/>
          <w:szCs w:val="21"/>
        </w:rPr>
        <w:t>期间，基金管理人应当在每季度结束之日起10个工作日以内向投资者披露季度报告，季度报告应包括基金资产净值、基金份额净值、主要财务指标以及投资组合情况等信息。</w:t>
      </w:r>
    </w:p>
    <w:p w14:paraId="2B5A4BCE">
      <w:pPr>
        <w:spacing w:line="360" w:lineRule="auto"/>
        <w:ind w:firstLine="420" w:firstLineChars="200"/>
        <w:rPr>
          <w:rFonts w:hint="eastAsia" w:ascii="宋体" w:hAnsi="宋体"/>
          <w:szCs w:val="21"/>
        </w:rPr>
      </w:pPr>
      <w:r>
        <w:rPr>
          <w:rFonts w:ascii="宋体" w:hAnsi="宋体"/>
          <w:szCs w:val="21"/>
        </w:rPr>
        <w:t>3、年度报告披露</w:t>
      </w:r>
    </w:p>
    <w:p w14:paraId="421AF713">
      <w:pPr>
        <w:spacing w:line="360" w:lineRule="auto"/>
        <w:ind w:firstLine="420" w:firstLineChars="200"/>
        <w:rPr>
          <w:rFonts w:hint="eastAsia" w:ascii="宋体" w:hAnsi="宋体"/>
          <w:szCs w:val="21"/>
        </w:rPr>
      </w:pPr>
      <w:r>
        <w:rPr>
          <w:rFonts w:ascii="宋体" w:hAnsi="宋体"/>
          <w:szCs w:val="21"/>
        </w:rPr>
        <w:t>本基金存</w:t>
      </w:r>
      <w:r>
        <w:rPr>
          <w:rFonts w:hint="eastAsia" w:ascii="宋体" w:hAnsi="宋体"/>
          <w:szCs w:val="21"/>
        </w:rPr>
        <w:t>续</w:t>
      </w:r>
      <w:r>
        <w:rPr>
          <w:rFonts w:ascii="宋体" w:hAnsi="宋体"/>
          <w:szCs w:val="21"/>
        </w:rPr>
        <w:t>期间，基金管理人应当在每年结束之日起4个月以内，向基金投资者披露年度报告，年度报告应包括以下信息：</w:t>
      </w:r>
    </w:p>
    <w:p w14:paraId="1F857A8E">
      <w:pPr>
        <w:spacing w:line="360" w:lineRule="auto"/>
        <w:ind w:firstLine="420" w:firstLineChars="200"/>
        <w:rPr>
          <w:rFonts w:hint="eastAsia" w:ascii="宋体" w:hAnsi="宋体"/>
          <w:szCs w:val="21"/>
        </w:rPr>
      </w:pPr>
      <w:r>
        <w:rPr>
          <w:rFonts w:ascii="宋体" w:hAnsi="宋体"/>
          <w:szCs w:val="21"/>
        </w:rPr>
        <w:t>（1）报告期末基金资产净值、基金份额净值和基金份额总额；</w:t>
      </w:r>
    </w:p>
    <w:p w14:paraId="5EBB6D94">
      <w:pPr>
        <w:spacing w:line="360" w:lineRule="auto"/>
        <w:ind w:firstLine="420" w:firstLineChars="200"/>
        <w:rPr>
          <w:rFonts w:hint="eastAsia" w:ascii="宋体" w:hAnsi="宋体"/>
          <w:szCs w:val="21"/>
        </w:rPr>
      </w:pPr>
      <w:r>
        <w:rPr>
          <w:rFonts w:ascii="宋体" w:hAnsi="宋体"/>
          <w:szCs w:val="21"/>
        </w:rPr>
        <w:t>（2）本基金的财务情况；</w:t>
      </w:r>
    </w:p>
    <w:p w14:paraId="5767B85B">
      <w:pPr>
        <w:spacing w:line="360" w:lineRule="auto"/>
        <w:ind w:firstLine="420" w:firstLineChars="200"/>
        <w:rPr>
          <w:rFonts w:hint="eastAsia" w:ascii="宋体" w:hAnsi="宋体"/>
          <w:szCs w:val="21"/>
        </w:rPr>
      </w:pPr>
      <w:r>
        <w:rPr>
          <w:rFonts w:ascii="宋体" w:hAnsi="宋体"/>
          <w:szCs w:val="21"/>
        </w:rPr>
        <w:t>（3）本基金投资运作情况和运用杠杆情况；</w:t>
      </w:r>
    </w:p>
    <w:p w14:paraId="411862FC">
      <w:pPr>
        <w:spacing w:line="360" w:lineRule="auto"/>
        <w:ind w:firstLine="420" w:firstLineChars="200"/>
        <w:rPr>
          <w:rFonts w:hint="eastAsia" w:ascii="宋体" w:hAnsi="宋体"/>
          <w:szCs w:val="21"/>
        </w:rPr>
      </w:pPr>
      <w:r>
        <w:rPr>
          <w:rFonts w:ascii="宋体" w:hAnsi="宋体"/>
          <w:szCs w:val="21"/>
        </w:rPr>
        <w:t>（4）基金投资者账户信息，包括实缴出资额、未缴出资额以及报告期末所持有基金份额总额等；</w:t>
      </w:r>
    </w:p>
    <w:p w14:paraId="5F9A34E9">
      <w:pPr>
        <w:spacing w:line="360" w:lineRule="auto"/>
        <w:ind w:firstLine="420" w:firstLineChars="200"/>
        <w:rPr>
          <w:rFonts w:hint="eastAsia" w:ascii="宋体" w:hAnsi="宋体"/>
          <w:szCs w:val="21"/>
        </w:rPr>
      </w:pPr>
      <w:r>
        <w:rPr>
          <w:rFonts w:ascii="宋体" w:hAnsi="宋体"/>
          <w:szCs w:val="21"/>
        </w:rPr>
        <w:t>（5）投资收益分配和损失承担情况；</w:t>
      </w:r>
    </w:p>
    <w:p w14:paraId="39ECC6E8">
      <w:pPr>
        <w:spacing w:line="360" w:lineRule="auto"/>
        <w:ind w:firstLine="420" w:firstLineChars="200"/>
        <w:rPr>
          <w:rFonts w:hint="eastAsia" w:ascii="宋体" w:hAnsi="宋体"/>
          <w:szCs w:val="21"/>
        </w:rPr>
      </w:pPr>
      <w:r>
        <w:rPr>
          <w:rFonts w:ascii="宋体" w:hAnsi="宋体"/>
          <w:szCs w:val="21"/>
        </w:rPr>
        <w:t>（6）基金管理人取得的管理费和业绩报酬，包括计提基准、计提方式和支付方式；</w:t>
      </w:r>
    </w:p>
    <w:p w14:paraId="4B977A36">
      <w:pPr>
        <w:spacing w:line="360" w:lineRule="auto"/>
        <w:ind w:firstLine="420" w:firstLineChars="200"/>
        <w:rPr>
          <w:rFonts w:hint="eastAsia" w:ascii="宋体" w:hAnsi="宋体"/>
          <w:szCs w:val="21"/>
        </w:rPr>
      </w:pPr>
      <w:r>
        <w:rPr>
          <w:rFonts w:ascii="宋体" w:hAnsi="宋体"/>
          <w:szCs w:val="21"/>
        </w:rPr>
        <w:t>（7）基金合同约定的其他信息。</w:t>
      </w:r>
    </w:p>
    <w:p w14:paraId="0D3851D9">
      <w:pPr>
        <w:spacing w:line="360" w:lineRule="auto"/>
        <w:ind w:firstLine="420"/>
        <w:rPr>
          <w:rFonts w:hint="eastAsia" w:ascii="宋体" w:hAnsi="宋体"/>
          <w:szCs w:val="21"/>
        </w:rPr>
      </w:pPr>
      <w:r>
        <w:rPr>
          <w:rFonts w:ascii="宋体" w:hAnsi="宋体"/>
          <w:szCs w:val="21"/>
        </w:rPr>
        <w:t>（三）基金管理人重大事项信息披露</w:t>
      </w:r>
    </w:p>
    <w:p w14:paraId="44A89858">
      <w:pPr>
        <w:spacing w:line="360" w:lineRule="auto"/>
        <w:ind w:firstLine="420"/>
        <w:rPr>
          <w:rFonts w:hint="eastAsia" w:ascii="宋体" w:hAnsi="宋体"/>
          <w:szCs w:val="21"/>
        </w:rPr>
      </w:pPr>
      <w:r>
        <w:rPr>
          <w:rFonts w:ascii="宋体" w:hAnsi="宋体"/>
          <w:szCs w:val="21"/>
        </w:rPr>
        <w:t>发生以下重大事项的，基金管理人应</w:t>
      </w:r>
      <w:r>
        <w:rPr>
          <w:rFonts w:hint="eastAsia" w:ascii="宋体" w:hAnsi="宋体"/>
          <w:szCs w:val="21"/>
        </w:rPr>
        <w:t>在5个工作日内（</w:t>
      </w:r>
      <w:r>
        <w:rPr>
          <w:rFonts w:ascii="宋体" w:hAnsi="宋体"/>
          <w:szCs w:val="21"/>
        </w:rPr>
        <w:t>基金合同</w:t>
      </w:r>
      <w:r>
        <w:rPr>
          <w:rFonts w:hint="eastAsia" w:ascii="宋体" w:hAnsi="宋体"/>
          <w:szCs w:val="21"/>
        </w:rPr>
        <w:t>另有约定的除外）</w:t>
      </w:r>
      <w:r>
        <w:rPr>
          <w:rFonts w:ascii="宋体" w:hAnsi="宋体"/>
          <w:szCs w:val="21"/>
        </w:rPr>
        <w:t>及时向基金投资者披露：</w:t>
      </w:r>
    </w:p>
    <w:p w14:paraId="12E94FBF">
      <w:pPr>
        <w:spacing w:line="360" w:lineRule="auto"/>
        <w:ind w:firstLine="420"/>
        <w:rPr>
          <w:rFonts w:hint="eastAsia" w:ascii="宋体" w:hAnsi="宋体"/>
          <w:szCs w:val="21"/>
        </w:rPr>
      </w:pPr>
      <w:r>
        <w:rPr>
          <w:rFonts w:ascii="宋体" w:hAnsi="宋体"/>
          <w:szCs w:val="21"/>
        </w:rPr>
        <w:t>1、本基金名称、注册地址、组织形式发生变更的；</w:t>
      </w:r>
    </w:p>
    <w:p w14:paraId="1BA51BD2">
      <w:pPr>
        <w:spacing w:line="360" w:lineRule="auto"/>
        <w:ind w:firstLine="420"/>
        <w:rPr>
          <w:rFonts w:hint="eastAsia" w:ascii="宋体" w:hAnsi="宋体"/>
          <w:szCs w:val="21"/>
        </w:rPr>
      </w:pPr>
      <w:r>
        <w:rPr>
          <w:rFonts w:ascii="宋体" w:hAnsi="宋体"/>
          <w:szCs w:val="21"/>
        </w:rPr>
        <w:t>2、投资范围和投资策略发生重大变化的；</w:t>
      </w:r>
    </w:p>
    <w:p w14:paraId="2828FB11">
      <w:pPr>
        <w:spacing w:line="360" w:lineRule="auto"/>
        <w:ind w:firstLine="420"/>
        <w:rPr>
          <w:rFonts w:hint="eastAsia" w:ascii="宋体" w:hAnsi="宋体"/>
          <w:szCs w:val="21"/>
        </w:rPr>
      </w:pPr>
      <w:r>
        <w:rPr>
          <w:rFonts w:ascii="宋体" w:hAnsi="宋体"/>
          <w:szCs w:val="21"/>
        </w:rPr>
        <w:t>3、变更基金管理人或托管人的；</w:t>
      </w:r>
    </w:p>
    <w:p w14:paraId="4734825C">
      <w:pPr>
        <w:spacing w:line="360" w:lineRule="auto"/>
        <w:ind w:firstLine="420"/>
        <w:rPr>
          <w:rFonts w:hint="eastAsia" w:ascii="宋体" w:hAnsi="宋体"/>
          <w:szCs w:val="21"/>
        </w:rPr>
      </w:pPr>
      <w:r>
        <w:rPr>
          <w:rFonts w:ascii="宋体" w:hAnsi="宋体"/>
          <w:szCs w:val="21"/>
        </w:rPr>
        <w:t>4、基金管理人的法定代表人、执行事务合伙人</w:t>
      </w:r>
      <w:r>
        <w:rPr>
          <w:rFonts w:hint="eastAsia" w:ascii="宋体" w:hAnsi="宋体"/>
          <w:szCs w:val="21"/>
        </w:rPr>
        <w:t>（</w:t>
      </w:r>
      <w:r>
        <w:rPr>
          <w:rFonts w:ascii="宋体" w:hAnsi="宋体"/>
          <w:szCs w:val="21"/>
        </w:rPr>
        <w:t>委派代表</w:t>
      </w:r>
      <w:r>
        <w:rPr>
          <w:rFonts w:hint="eastAsia" w:ascii="宋体" w:hAnsi="宋体"/>
          <w:szCs w:val="21"/>
        </w:rPr>
        <w:t>）</w:t>
      </w:r>
      <w:r>
        <w:rPr>
          <w:rFonts w:ascii="宋体" w:hAnsi="宋体"/>
          <w:szCs w:val="21"/>
        </w:rPr>
        <w:t>、实际控制人发生变更的；</w:t>
      </w:r>
    </w:p>
    <w:p w14:paraId="4479CC54">
      <w:pPr>
        <w:spacing w:line="360" w:lineRule="auto"/>
        <w:ind w:firstLine="420"/>
        <w:rPr>
          <w:rFonts w:hint="eastAsia" w:ascii="宋体" w:hAnsi="宋体"/>
          <w:szCs w:val="21"/>
        </w:rPr>
      </w:pPr>
      <w:r>
        <w:rPr>
          <w:rFonts w:ascii="宋体" w:hAnsi="宋体"/>
          <w:szCs w:val="21"/>
        </w:rPr>
        <w:t>5、触及本基金止损线或预警线的；</w:t>
      </w:r>
    </w:p>
    <w:p w14:paraId="0FA0823E">
      <w:pPr>
        <w:spacing w:line="360" w:lineRule="auto"/>
        <w:ind w:firstLine="420"/>
        <w:rPr>
          <w:rFonts w:hint="eastAsia" w:ascii="宋体" w:hAnsi="宋体"/>
          <w:szCs w:val="21"/>
        </w:rPr>
      </w:pPr>
      <w:r>
        <w:rPr>
          <w:rFonts w:ascii="宋体" w:hAnsi="宋体"/>
          <w:szCs w:val="21"/>
        </w:rPr>
        <w:t>6、管理费率、托管费率</w:t>
      </w:r>
      <w:r>
        <w:rPr>
          <w:rFonts w:hint="eastAsia" w:ascii="宋体" w:hAnsi="宋体"/>
          <w:szCs w:val="21"/>
        </w:rPr>
        <w:t>、基金服务费率</w:t>
      </w:r>
      <w:r>
        <w:rPr>
          <w:rFonts w:ascii="宋体" w:hAnsi="宋体"/>
          <w:szCs w:val="21"/>
        </w:rPr>
        <w:t>发生变化的；</w:t>
      </w:r>
    </w:p>
    <w:p w14:paraId="1BB14231">
      <w:pPr>
        <w:spacing w:line="360" w:lineRule="auto"/>
        <w:ind w:firstLine="420"/>
        <w:rPr>
          <w:rFonts w:hint="eastAsia" w:ascii="宋体" w:hAnsi="宋体"/>
          <w:szCs w:val="21"/>
        </w:rPr>
      </w:pPr>
      <w:r>
        <w:rPr>
          <w:rFonts w:ascii="宋体" w:hAnsi="宋体"/>
          <w:szCs w:val="21"/>
        </w:rPr>
        <w:t>7、本基金收益分配事项发生变更的；</w:t>
      </w:r>
    </w:p>
    <w:p w14:paraId="7A451815">
      <w:pPr>
        <w:spacing w:line="360" w:lineRule="auto"/>
        <w:ind w:firstLine="420"/>
        <w:rPr>
          <w:rFonts w:hint="eastAsia" w:ascii="宋体" w:hAnsi="宋体"/>
          <w:szCs w:val="21"/>
        </w:rPr>
      </w:pPr>
      <w:r>
        <w:rPr>
          <w:rFonts w:ascii="宋体" w:hAnsi="宋体"/>
          <w:szCs w:val="21"/>
        </w:rPr>
        <w:t>8、本基金触发巨额赎回的；</w:t>
      </w:r>
    </w:p>
    <w:p w14:paraId="47B9C601">
      <w:pPr>
        <w:spacing w:line="360" w:lineRule="auto"/>
        <w:ind w:firstLine="420"/>
        <w:rPr>
          <w:rFonts w:hint="eastAsia" w:ascii="宋体" w:hAnsi="宋体"/>
          <w:szCs w:val="21"/>
        </w:rPr>
      </w:pPr>
      <w:r>
        <w:rPr>
          <w:rFonts w:ascii="宋体" w:hAnsi="宋体"/>
          <w:szCs w:val="21"/>
        </w:rPr>
        <w:t>9、本基金存续期变更或展期的；</w:t>
      </w:r>
    </w:p>
    <w:p w14:paraId="3CEDEF40">
      <w:pPr>
        <w:spacing w:line="360" w:lineRule="auto"/>
        <w:ind w:firstLine="420"/>
        <w:rPr>
          <w:rFonts w:hint="eastAsia" w:ascii="宋体" w:hAnsi="宋体"/>
          <w:szCs w:val="21"/>
        </w:rPr>
      </w:pPr>
      <w:r>
        <w:rPr>
          <w:rFonts w:ascii="宋体" w:hAnsi="宋体"/>
          <w:szCs w:val="21"/>
        </w:rPr>
        <w:t>10、本基金发生清盘或清算的；</w:t>
      </w:r>
    </w:p>
    <w:p w14:paraId="0F0050C1">
      <w:pPr>
        <w:spacing w:line="360" w:lineRule="auto"/>
        <w:ind w:firstLine="420"/>
        <w:rPr>
          <w:rFonts w:hint="eastAsia" w:ascii="宋体" w:hAnsi="宋体"/>
          <w:szCs w:val="21"/>
        </w:rPr>
      </w:pPr>
      <w:r>
        <w:rPr>
          <w:rFonts w:ascii="宋体" w:hAnsi="宋体"/>
          <w:szCs w:val="21"/>
        </w:rPr>
        <w:t>11、发生重大关联交易事项的；</w:t>
      </w:r>
    </w:p>
    <w:p w14:paraId="1A26C22D">
      <w:pPr>
        <w:spacing w:line="360" w:lineRule="auto"/>
        <w:ind w:firstLine="420"/>
        <w:rPr>
          <w:rFonts w:hint="eastAsia" w:ascii="宋体" w:hAnsi="宋体"/>
          <w:szCs w:val="21"/>
        </w:rPr>
      </w:pPr>
      <w:r>
        <w:rPr>
          <w:rFonts w:ascii="宋体" w:hAnsi="宋体"/>
          <w:szCs w:val="21"/>
        </w:rPr>
        <w:t>12、基金管理人、实际控制人、高管人员涉嫌重大违法违规行为或正在接受监管部门或自律管理部门调查的；</w:t>
      </w:r>
    </w:p>
    <w:p w14:paraId="5BF3E574">
      <w:pPr>
        <w:spacing w:line="360" w:lineRule="auto"/>
        <w:ind w:firstLine="420" w:firstLineChars="200"/>
        <w:rPr>
          <w:rFonts w:hint="eastAsia" w:ascii="宋体" w:hAnsi="宋体"/>
          <w:szCs w:val="21"/>
        </w:rPr>
      </w:pPr>
      <w:r>
        <w:rPr>
          <w:rFonts w:ascii="宋体" w:hAnsi="宋体"/>
          <w:szCs w:val="21"/>
        </w:rPr>
        <w:t>13、涉及私募基金管理业务、基金财产、基金托管业务的重大诉讼、仲裁；</w:t>
      </w:r>
    </w:p>
    <w:p w14:paraId="36B67A51">
      <w:pPr>
        <w:spacing w:line="360" w:lineRule="auto"/>
        <w:ind w:firstLine="420"/>
        <w:rPr>
          <w:rFonts w:hint="eastAsia" w:ascii="宋体" w:hAnsi="宋体"/>
          <w:szCs w:val="21"/>
        </w:rPr>
      </w:pPr>
      <w:r>
        <w:rPr>
          <w:rFonts w:ascii="宋体" w:hAnsi="宋体"/>
          <w:szCs w:val="21"/>
        </w:rPr>
        <w:t>14、基金合同约定的</w:t>
      </w:r>
      <w:r>
        <w:rPr>
          <w:rFonts w:hint="eastAsia" w:ascii="宋体" w:hAnsi="宋体"/>
          <w:szCs w:val="21"/>
        </w:rPr>
        <w:t>可能存在的利益冲突以及可能</w:t>
      </w:r>
      <w:r>
        <w:rPr>
          <w:rFonts w:ascii="宋体" w:hAnsi="宋体"/>
          <w:szCs w:val="21"/>
        </w:rPr>
        <w:t>影响投资者</w:t>
      </w:r>
      <w:r>
        <w:rPr>
          <w:rFonts w:hint="eastAsia" w:ascii="宋体" w:hAnsi="宋体"/>
          <w:szCs w:val="21"/>
        </w:rPr>
        <w:t>合法权</w:t>
      </w:r>
      <w:r>
        <w:rPr>
          <w:rFonts w:ascii="宋体" w:hAnsi="宋体"/>
          <w:szCs w:val="21"/>
        </w:rPr>
        <w:t>益的其他重大事项。</w:t>
      </w:r>
    </w:p>
    <w:p w14:paraId="117F53D7">
      <w:pPr>
        <w:spacing w:line="360" w:lineRule="auto"/>
        <w:ind w:firstLine="420"/>
        <w:rPr>
          <w:rFonts w:hint="eastAsia" w:ascii="宋体" w:hAnsi="宋体"/>
          <w:szCs w:val="21"/>
        </w:rPr>
      </w:pPr>
      <w:r>
        <w:rPr>
          <w:rFonts w:hint="eastAsia" w:ascii="宋体" w:hAnsi="宋体"/>
          <w:szCs w:val="21"/>
        </w:rPr>
        <w:t>（四）定期报告的复核流程</w:t>
      </w:r>
    </w:p>
    <w:p w14:paraId="5CC00D7C">
      <w:pPr>
        <w:spacing w:line="360" w:lineRule="auto"/>
        <w:ind w:firstLine="420"/>
        <w:rPr>
          <w:rFonts w:hint="eastAsia" w:ascii="宋体" w:hAnsi="宋体"/>
          <w:szCs w:val="21"/>
        </w:rPr>
      </w:pPr>
      <w:r>
        <w:rPr>
          <w:rFonts w:hint="eastAsia" w:ascii="宋体" w:hAnsi="宋体"/>
          <w:szCs w:val="21"/>
        </w:rPr>
        <w:t>本基金的定期报告包含《私募投资基金信息披露管理办法》及《私募投资基金信息披露内容与格式指引1号》规定的月度报告（如有）、季度报告和年度报告。</w:t>
      </w:r>
    </w:p>
    <w:p w14:paraId="4ED23898">
      <w:pPr>
        <w:spacing w:line="360" w:lineRule="auto"/>
        <w:ind w:firstLine="420"/>
        <w:rPr>
          <w:rFonts w:hint="eastAsia" w:ascii="宋体" w:hAnsi="宋体"/>
          <w:szCs w:val="21"/>
        </w:rPr>
      </w:pPr>
      <w:r>
        <w:rPr>
          <w:rFonts w:hint="eastAsia" w:ascii="宋体" w:hAnsi="宋体"/>
          <w:szCs w:val="21"/>
        </w:rPr>
        <w:t>基金定期报告的编制由基金管理人进行，根据相关法律法规，基金管理人可以委托服务机构办理定期报告的编制。基金管理人或其委托的服务机构完成定期报告数据的编制后，将定期报告的数据以书面形式、电子核对数据等或双方认可的其他形式送至基金托管人，基金托管人按法律法规的规定对定期报告上的净值月报、主要财务指标、净值表现、收益分配情况、财务会计报告、投资组合报告等内容进行复核，复核无误后将复核结果以双方认可的方式反馈给基金管理人或其委托的服务机构。</w:t>
      </w:r>
    </w:p>
    <w:p w14:paraId="71D2044B">
      <w:pPr>
        <w:spacing w:line="360" w:lineRule="auto"/>
        <w:ind w:firstLine="420"/>
        <w:rPr>
          <w:rFonts w:hint="eastAsia" w:ascii="宋体" w:hAnsi="宋体"/>
          <w:szCs w:val="21"/>
        </w:rPr>
      </w:pPr>
      <w:r>
        <w:rPr>
          <w:rFonts w:ascii="宋体" w:hAnsi="宋体"/>
          <w:szCs w:val="21"/>
        </w:rPr>
        <w:t>（</w:t>
      </w:r>
      <w:r>
        <w:rPr>
          <w:rFonts w:hint="eastAsia" w:ascii="宋体" w:hAnsi="宋体"/>
          <w:szCs w:val="21"/>
        </w:rPr>
        <w:t>五</w:t>
      </w:r>
      <w:r>
        <w:rPr>
          <w:rFonts w:ascii="宋体" w:hAnsi="宋体"/>
          <w:szCs w:val="21"/>
        </w:rPr>
        <w:t>）向境内基金投资者募集的本基金信息披露文件应当采用中文文本，应当尽量采用简明、易懂的语言进行表述。同时采用外文文本的，信息披露义务人应当保证两种文本内容一致。两种文本发生歧义时，以中文文本为准。</w:t>
      </w:r>
    </w:p>
    <w:p w14:paraId="20FBB2B9">
      <w:pPr>
        <w:spacing w:line="360" w:lineRule="auto"/>
        <w:ind w:firstLine="420" w:firstLineChars="200"/>
        <w:rPr>
          <w:rFonts w:hint="eastAsia" w:ascii="宋体" w:hAnsi="宋体"/>
          <w:szCs w:val="21"/>
        </w:rPr>
      </w:pPr>
      <w:r>
        <w:rPr>
          <w:rFonts w:ascii="宋体" w:hAnsi="宋体"/>
          <w:szCs w:val="21"/>
        </w:rPr>
        <w:t>（</w:t>
      </w:r>
      <w:r>
        <w:rPr>
          <w:rFonts w:hint="eastAsia" w:ascii="宋体" w:hAnsi="宋体"/>
          <w:szCs w:val="21"/>
        </w:rPr>
        <w:t>六</w:t>
      </w:r>
      <w:r>
        <w:rPr>
          <w:rFonts w:ascii="宋体" w:hAnsi="宋体"/>
          <w:szCs w:val="21"/>
        </w:rPr>
        <w:t>）基金托管人应当按照相关法律法规、中国证监会以及</w:t>
      </w:r>
      <w:r>
        <w:rPr>
          <w:rFonts w:hint="eastAsia" w:ascii="宋体" w:hAnsi="宋体"/>
          <w:szCs w:val="21"/>
        </w:rPr>
        <w:t>中国</w:t>
      </w:r>
      <w:r>
        <w:rPr>
          <w:rFonts w:ascii="宋体" w:hAnsi="宋体"/>
          <w:szCs w:val="21"/>
        </w:rPr>
        <w:t>基金业协会的规定和基金合同的约定，对基金管理人编制的基金资产净值、基金份额净值、基金份额申购赎回价格、基金定期报告和定期更新的招募说明书（如有）等向投资者披露的基金相关信息进行复核确认。</w:t>
      </w:r>
      <w:r>
        <w:rPr>
          <w:rFonts w:hint="eastAsia" w:ascii="宋体" w:hAnsi="宋体"/>
          <w:szCs w:val="21"/>
        </w:rPr>
        <w:t>如基金管理人没有按照中国证监会、中国基金业协会的规定及基金合同的约定或其他相关法律法规规定履行信息披露义务，托管人不承担责任。</w:t>
      </w:r>
    </w:p>
    <w:p w14:paraId="7304383F">
      <w:pPr>
        <w:spacing w:line="360" w:lineRule="auto"/>
        <w:ind w:firstLine="420" w:firstLineChars="200"/>
        <w:rPr>
          <w:rFonts w:hint="eastAsia" w:ascii="宋体" w:hAnsi="宋体"/>
          <w:szCs w:val="21"/>
        </w:rPr>
      </w:pPr>
      <w:r>
        <w:rPr>
          <w:rFonts w:ascii="宋体" w:hAnsi="宋体"/>
          <w:szCs w:val="21"/>
        </w:rPr>
        <w:t>（</w:t>
      </w:r>
      <w:r>
        <w:rPr>
          <w:rFonts w:hint="eastAsia" w:ascii="宋体" w:hAnsi="宋体"/>
          <w:szCs w:val="21"/>
        </w:rPr>
        <w:t>七</w:t>
      </w:r>
      <w:r>
        <w:rPr>
          <w:rFonts w:ascii="宋体" w:hAnsi="宋体"/>
          <w:szCs w:val="21"/>
        </w:rPr>
        <w:t>）向基金份额持有人披露及基金份额持有人信息查询的方式</w:t>
      </w:r>
    </w:p>
    <w:p w14:paraId="03EECF50">
      <w:pPr>
        <w:spacing w:line="360" w:lineRule="auto"/>
        <w:ind w:firstLine="420" w:firstLineChars="200"/>
        <w:rPr>
          <w:rFonts w:hint="eastAsia" w:ascii="宋体" w:hAnsi="宋体"/>
          <w:szCs w:val="21"/>
        </w:rPr>
      </w:pPr>
      <w:r>
        <w:rPr>
          <w:rFonts w:ascii="宋体" w:hAnsi="宋体"/>
          <w:szCs w:val="21"/>
        </w:rPr>
        <w:t>基金管理人有权采用下列一种或多种方式向基金份额持有人提供报告或进行相关通知。</w:t>
      </w:r>
    </w:p>
    <w:p w14:paraId="7B93DE71">
      <w:pPr>
        <w:spacing w:line="360" w:lineRule="auto"/>
        <w:ind w:firstLine="420" w:firstLineChars="200"/>
        <w:rPr>
          <w:rFonts w:hint="eastAsia" w:ascii="宋体" w:hAnsi="宋体"/>
          <w:szCs w:val="21"/>
        </w:rPr>
      </w:pPr>
      <w:r>
        <w:rPr>
          <w:rFonts w:ascii="宋体" w:hAnsi="宋体"/>
          <w:szCs w:val="21"/>
        </w:rPr>
        <w:t>1、传真、电子邮件或短信</w:t>
      </w:r>
    </w:p>
    <w:p w14:paraId="72C97F99">
      <w:pPr>
        <w:spacing w:line="360" w:lineRule="auto"/>
        <w:ind w:firstLine="420" w:firstLineChars="200"/>
        <w:rPr>
          <w:rFonts w:hint="eastAsia" w:ascii="宋体" w:hAnsi="宋体"/>
          <w:szCs w:val="21"/>
        </w:rPr>
      </w:pPr>
      <w:r>
        <w:rPr>
          <w:rFonts w:ascii="宋体" w:hAnsi="宋体"/>
          <w:szCs w:val="21"/>
        </w:rPr>
        <w:t>如基金份额持有人留有传真号、电子邮箱或手机号等联系方式，基金管理人可通过传真、电子邮件或短信等方式将报告信息告知基金份额持有人。</w:t>
      </w:r>
    </w:p>
    <w:p w14:paraId="3730F5D0">
      <w:pPr>
        <w:spacing w:line="360" w:lineRule="auto"/>
        <w:ind w:firstLine="420" w:firstLineChars="200"/>
        <w:rPr>
          <w:rFonts w:hint="eastAsia" w:ascii="宋体" w:hAnsi="宋体"/>
          <w:szCs w:val="21"/>
        </w:rPr>
      </w:pPr>
      <w:r>
        <w:rPr>
          <w:rFonts w:ascii="宋体" w:hAnsi="宋体"/>
          <w:szCs w:val="21"/>
        </w:rPr>
        <w:t>2、邮寄服务</w:t>
      </w:r>
    </w:p>
    <w:p w14:paraId="6C52EF52">
      <w:pPr>
        <w:spacing w:line="360" w:lineRule="auto"/>
        <w:ind w:firstLine="420" w:firstLineChars="200"/>
        <w:rPr>
          <w:rFonts w:hint="eastAsia" w:ascii="宋体" w:hAnsi="宋体"/>
          <w:szCs w:val="21"/>
        </w:rPr>
      </w:pPr>
      <w:r>
        <w:rPr>
          <w:rFonts w:ascii="宋体" w:hAnsi="宋体"/>
          <w:szCs w:val="21"/>
        </w:rPr>
        <w:t>基金管理人可向基金份额持有人邮寄年度报告等有关本基金的信息。基金份额持有人在</w:t>
      </w:r>
      <w:r>
        <w:rPr>
          <w:rFonts w:hint="eastAsia" w:ascii="宋体" w:hAnsi="宋体"/>
          <w:szCs w:val="21"/>
        </w:rPr>
        <w:t>募集</w:t>
      </w:r>
      <w:r>
        <w:rPr>
          <w:rFonts w:ascii="宋体" w:hAnsi="宋体"/>
          <w:szCs w:val="21"/>
        </w:rPr>
        <w:t>机构留存的通信地址为送达地址。通信地址如有变更，基金份额持有人应当及时以书面方式或以基金管理人规定的其他方式通知基金管理人。</w:t>
      </w:r>
    </w:p>
    <w:p w14:paraId="44B416EC">
      <w:pPr>
        <w:spacing w:line="360" w:lineRule="auto"/>
        <w:ind w:firstLine="420" w:firstLineChars="200"/>
        <w:rPr>
          <w:rFonts w:hint="eastAsia" w:ascii="宋体" w:hAnsi="宋体"/>
          <w:szCs w:val="21"/>
        </w:rPr>
      </w:pPr>
      <w:r>
        <w:rPr>
          <w:rFonts w:ascii="宋体" w:hAnsi="宋体"/>
          <w:szCs w:val="21"/>
        </w:rPr>
        <w:t>3、基金管理人网站</w:t>
      </w:r>
    </w:p>
    <w:p w14:paraId="4BE03892">
      <w:pPr>
        <w:spacing w:line="360" w:lineRule="auto"/>
        <w:ind w:firstLine="420" w:firstLineChars="200"/>
        <w:rPr>
          <w:rFonts w:hint="eastAsia" w:ascii="宋体" w:hAnsi="宋体"/>
          <w:szCs w:val="21"/>
        </w:rPr>
      </w:pPr>
      <w:r>
        <w:rPr>
          <w:rFonts w:ascii="宋体" w:hAnsi="宋体"/>
          <w:szCs w:val="21"/>
        </w:rPr>
        <w:t>基金管理人可通过基金管理人网站向基金份额持有人提供报告和信息查询，内容包括</w:t>
      </w:r>
      <w:r>
        <w:rPr>
          <w:rFonts w:hint="eastAsia" w:ascii="宋体" w:hAnsi="宋体"/>
          <w:szCs w:val="21"/>
        </w:rPr>
        <w:t>但不限于</w:t>
      </w:r>
      <w:r>
        <w:rPr>
          <w:rFonts w:ascii="宋体" w:hAnsi="宋体"/>
          <w:szCs w:val="21"/>
        </w:rPr>
        <w:t>净值报告</w:t>
      </w:r>
      <w:r>
        <w:rPr>
          <w:rFonts w:hint="eastAsia" w:ascii="宋体" w:hAnsi="宋体"/>
          <w:szCs w:val="21"/>
        </w:rPr>
        <w:t>、季度报告、年度报告</w:t>
      </w:r>
      <w:r>
        <w:rPr>
          <w:rFonts w:ascii="宋体" w:hAnsi="宋体"/>
          <w:szCs w:val="21"/>
        </w:rPr>
        <w:t>。</w:t>
      </w:r>
    </w:p>
    <w:p w14:paraId="73E714E6">
      <w:pPr>
        <w:spacing w:line="360" w:lineRule="auto"/>
        <w:ind w:firstLine="420" w:firstLineChars="200"/>
        <w:rPr>
          <w:rFonts w:hint="eastAsia" w:ascii="宋体" w:hAnsi="宋体"/>
          <w:szCs w:val="21"/>
        </w:rPr>
      </w:pPr>
      <w:r>
        <w:rPr>
          <w:rFonts w:hint="eastAsia" w:ascii="宋体" w:hAnsi="宋体"/>
          <w:szCs w:val="21"/>
        </w:rPr>
        <w:t>4、</w:t>
      </w:r>
      <w:r>
        <w:rPr>
          <w:rFonts w:ascii="宋体" w:hAnsi="宋体"/>
          <w:szCs w:val="21"/>
        </w:rPr>
        <w:t>基金管理人</w:t>
      </w:r>
      <w:r>
        <w:rPr>
          <w:rFonts w:hint="eastAsia" w:ascii="宋体" w:hAnsi="宋体"/>
          <w:szCs w:val="21"/>
        </w:rPr>
        <w:t>指定的其他信息披露途径或方式</w:t>
      </w:r>
    </w:p>
    <w:p w14:paraId="0319AFEC">
      <w:pPr>
        <w:spacing w:line="360" w:lineRule="auto"/>
        <w:ind w:firstLine="420" w:firstLineChars="200"/>
        <w:rPr>
          <w:rFonts w:hint="eastAsia" w:ascii="宋体" w:hAnsi="宋体"/>
          <w:szCs w:val="21"/>
        </w:rPr>
      </w:pPr>
      <w:r>
        <w:rPr>
          <w:rFonts w:hint="eastAsia" w:ascii="宋体" w:hAnsi="宋体"/>
          <w:szCs w:val="21"/>
        </w:rPr>
        <w:t>基金管理人可通过基金管理人指定的其他信息披露途径或方式向基金份额持有人</w:t>
      </w:r>
      <w:r>
        <w:rPr>
          <w:rFonts w:ascii="宋体" w:hAnsi="宋体"/>
          <w:szCs w:val="21"/>
        </w:rPr>
        <w:t>提供报告和信息查询，内容包括</w:t>
      </w:r>
      <w:r>
        <w:rPr>
          <w:rFonts w:hint="eastAsia" w:ascii="宋体" w:hAnsi="宋体"/>
          <w:szCs w:val="21"/>
        </w:rPr>
        <w:t>但不限于</w:t>
      </w:r>
      <w:r>
        <w:rPr>
          <w:rFonts w:ascii="宋体" w:hAnsi="宋体"/>
          <w:szCs w:val="21"/>
        </w:rPr>
        <w:t>净值报告</w:t>
      </w:r>
      <w:r>
        <w:rPr>
          <w:rFonts w:hint="eastAsia" w:ascii="宋体" w:hAnsi="宋体"/>
          <w:szCs w:val="21"/>
        </w:rPr>
        <w:t>、季度报告、年度报告</w:t>
      </w:r>
      <w:r>
        <w:rPr>
          <w:rFonts w:ascii="宋体" w:hAnsi="宋体"/>
          <w:szCs w:val="21"/>
        </w:rPr>
        <w:t>。</w:t>
      </w:r>
    </w:p>
    <w:p w14:paraId="0B7EA7A9">
      <w:pPr>
        <w:spacing w:line="360" w:lineRule="auto"/>
        <w:ind w:firstLine="420" w:firstLineChars="200"/>
        <w:rPr>
          <w:rFonts w:hint="eastAsia" w:ascii="宋体" w:hAnsi="宋体"/>
          <w:szCs w:val="21"/>
        </w:rPr>
      </w:pPr>
      <w:r>
        <w:rPr>
          <w:rFonts w:hint="eastAsia" w:ascii="宋体" w:hAnsi="宋体"/>
          <w:szCs w:val="21"/>
        </w:rPr>
        <w:t>5</w:t>
      </w:r>
      <w:r>
        <w:rPr>
          <w:rFonts w:ascii="宋体" w:hAnsi="宋体"/>
          <w:szCs w:val="21"/>
        </w:rPr>
        <w:t>、其他中国证监会以及</w:t>
      </w:r>
      <w:r>
        <w:rPr>
          <w:rFonts w:hint="eastAsia" w:ascii="宋体" w:hAnsi="宋体"/>
          <w:szCs w:val="21"/>
        </w:rPr>
        <w:t>中国</w:t>
      </w:r>
      <w:r>
        <w:rPr>
          <w:rFonts w:ascii="宋体" w:hAnsi="宋体"/>
          <w:szCs w:val="21"/>
        </w:rPr>
        <w:t>基金业协会规定的信息披露途径或方式。</w:t>
      </w:r>
    </w:p>
    <w:p w14:paraId="14F2B758">
      <w:pPr>
        <w:spacing w:line="360" w:lineRule="auto"/>
        <w:ind w:firstLine="420" w:firstLineChars="200"/>
        <w:rPr>
          <w:rFonts w:hint="eastAsia" w:ascii="宋体" w:hAnsi="宋体"/>
          <w:szCs w:val="21"/>
        </w:rPr>
      </w:pPr>
      <w:r>
        <w:rPr>
          <w:rFonts w:ascii="宋体" w:hAnsi="宋体"/>
          <w:szCs w:val="21"/>
        </w:rPr>
        <w:t>（</w:t>
      </w:r>
      <w:r>
        <w:rPr>
          <w:rFonts w:hint="eastAsia" w:ascii="宋体" w:hAnsi="宋体"/>
          <w:szCs w:val="21"/>
        </w:rPr>
        <w:t>八</w:t>
      </w:r>
      <w:r>
        <w:rPr>
          <w:rFonts w:ascii="宋体" w:hAnsi="宋体"/>
          <w:szCs w:val="21"/>
        </w:rPr>
        <w:t>）向</w:t>
      </w:r>
      <w:r>
        <w:rPr>
          <w:rFonts w:hint="eastAsia" w:ascii="宋体" w:hAnsi="宋体"/>
          <w:szCs w:val="21"/>
        </w:rPr>
        <w:t>中国</w:t>
      </w:r>
      <w:r>
        <w:rPr>
          <w:rFonts w:ascii="宋体" w:hAnsi="宋体"/>
          <w:szCs w:val="21"/>
        </w:rPr>
        <w:t>基金业协会提供的报告</w:t>
      </w:r>
    </w:p>
    <w:p w14:paraId="3E70773D">
      <w:pPr>
        <w:spacing w:line="360" w:lineRule="auto"/>
        <w:ind w:firstLine="420" w:firstLineChars="200"/>
        <w:rPr>
          <w:rFonts w:hint="eastAsia" w:ascii="宋体" w:hAnsi="宋体"/>
          <w:szCs w:val="21"/>
        </w:rPr>
      </w:pPr>
      <w:r>
        <w:rPr>
          <w:rFonts w:ascii="宋体" w:hAnsi="宋体"/>
          <w:szCs w:val="21"/>
        </w:rPr>
        <w:t>基金管理人、基金托管人应当根据法律法规、中国证监会和</w:t>
      </w:r>
      <w:r>
        <w:rPr>
          <w:rFonts w:hint="eastAsia" w:ascii="宋体" w:hAnsi="宋体"/>
          <w:szCs w:val="21"/>
        </w:rPr>
        <w:t>中国</w:t>
      </w:r>
      <w:r>
        <w:rPr>
          <w:rFonts w:ascii="宋体" w:hAnsi="宋体"/>
          <w:szCs w:val="21"/>
        </w:rPr>
        <w:t>基金业协会的要求履行报告义务。</w:t>
      </w:r>
    </w:p>
    <w:p w14:paraId="7B9B264D">
      <w:pPr>
        <w:spacing w:line="360" w:lineRule="auto"/>
        <w:ind w:firstLine="420" w:firstLineChars="200"/>
        <w:rPr>
          <w:rFonts w:hint="eastAsia" w:ascii="宋体" w:hAnsi="宋体"/>
          <w:szCs w:val="21"/>
        </w:rPr>
      </w:pPr>
      <w:r>
        <w:rPr>
          <w:rFonts w:hint="eastAsia" w:ascii="宋体" w:hAnsi="宋体"/>
          <w:szCs w:val="21"/>
        </w:rPr>
        <w:t>私募基金管理人应当按照规定通过中国基金业协会指定的私募基金信息披露备份平台报送信息</w:t>
      </w:r>
      <w:r>
        <w:rPr>
          <w:rFonts w:ascii="宋体" w:hAnsi="宋体"/>
          <w:szCs w:val="21"/>
        </w:rPr>
        <w:t>。</w:t>
      </w:r>
      <w:r>
        <w:rPr>
          <w:rFonts w:hint="eastAsia" w:ascii="宋体" w:hAnsi="宋体"/>
          <w:szCs w:val="21"/>
        </w:rPr>
        <w:t>在投资者信息披露查询功能开放之后，</w:t>
      </w:r>
      <w:r>
        <w:rPr>
          <w:rFonts w:ascii="宋体" w:hAnsi="宋体"/>
          <w:szCs w:val="21"/>
        </w:rPr>
        <w:t>投资者可以登录</w:t>
      </w:r>
      <w:r>
        <w:rPr>
          <w:rFonts w:hint="eastAsia" w:ascii="宋体" w:hAnsi="宋体"/>
          <w:szCs w:val="21"/>
        </w:rPr>
        <w:t>中国</w:t>
      </w:r>
      <w:r>
        <w:rPr>
          <w:rFonts w:ascii="宋体" w:hAnsi="宋体"/>
          <w:szCs w:val="21"/>
        </w:rPr>
        <w:t>基金业协会指定的私募基金信息披露备份平台查询</w:t>
      </w:r>
      <w:r>
        <w:rPr>
          <w:rFonts w:hint="eastAsia" w:ascii="宋体" w:hAnsi="宋体"/>
          <w:szCs w:val="21"/>
        </w:rPr>
        <w:t>其购买基金产品的相关信息</w:t>
      </w:r>
      <w:r>
        <w:rPr>
          <w:rFonts w:ascii="宋体" w:hAnsi="宋体"/>
          <w:szCs w:val="21"/>
        </w:rPr>
        <w:t>。</w:t>
      </w:r>
      <w:r>
        <w:rPr>
          <w:rFonts w:hint="eastAsia" w:ascii="宋体" w:hAnsi="宋体"/>
          <w:szCs w:val="21"/>
        </w:rPr>
        <w:t>全体份额持有人同意私募基金管理人或其他信息披露义务人应当按照中国基金业协会的规定对基金信息披露信息进行备份。</w:t>
      </w:r>
    </w:p>
    <w:p w14:paraId="0A1956E8">
      <w:pPr>
        <w:spacing w:line="360" w:lineRule="auto"/>
        <w:ind w:firstLine="420" w:firstLineChars="200"/>
        <w:rPr>
          <w:rFonts w:hint="eastAsia" w:ascii="宋体" w:hAnsi="宋体"/>
          <w:szCs w:val="21"/>
        </w:rPr>
      </w:pPr>
    </w:p>
    <w:p w14:paraId="0927AA5F">
      <w:pPr>
        <w:pStyle w:val="2"/>
        <w:spacing w:before="0" w:after="0" w:line="360" w:lineRule="auto"/>
        <w:ind w:firstLine="422" w:firstLineChars="200"/>
        <w:jc w:val="center"/>
        <w:rPr>
          <w:rFonts w:hint="eastAsia" w:ascii="宋体" w:hAnsi="宋体"/>
          <w:sz w:val="21"/>
          <w:szCs w:val="21"/>
        </w:rPr>
      </w:pPr>
      <w:bookmarkStart w:id="71" w:name="_Toc459392471"/>
      <w:bookmarkStart w:id="72" w:name="_Toc194741921"/>
      <w:bookmarkStart w:id="73" w:name="_Toc19269"/>
      <w:r>
        <w:rPr>
          <w:rFonts w:hint="eastAsia" w:ascii="宋体" w:hAnsi="宋体"/>
          <w:sz w:val="21"/>
          <w:szCs w:val="21"/>
        </w:rPr>
        <w:t>二十、风险揭示</w:t>
      </w:r>
      <w:bookmarkEnd w:id="71"/>
      <w:bookmarkEnd w:id="72"/>
      <w:bookmarkEnd w:id="73"/>
    </w:p>
    <w:p w14:paraId="51BFB8CE">
      <w:pPr>
        <w:spacing w:line="360" w:lineRule="auto"/>
        <w:ind w:firstLine="420" w:firstLineChars="200"/>
        <w:rPr>
          <w:rFonts w:hint="eastAsia" w:ascii="宋体" w:hAnsi="宋体"/>
          <w:szCs w:val="21"/>
        </w:rPr>
      </w:pPr>
    </w:p>
    <w:p w14:paraId="43219CD0">
      <w:pPr>
        <w:spacing w:line="360" w:lineRule="auto"/>
        <w:ind w:firstLine="420" w:firstLineChars="200"/>
        <w:rPr>
          <w:rFonts w:hint="eastAsia" w:ascii="宋体" w:hAnsi="宋体"/>
          <w:szCs w:val="21"/>
        </w:rPr>
      </w:pPr>
      <w:r>
        <w:rPr>
          <w:rFonts w:hint="eastAsia" w:ascii="宋体" w:hAnsi="宋体"/>
          <w:szCs w:val="21"/>
        </w:rPr>
        <w:t>基金投资可能面临下列各项风险，包括但不限于：</w:t>
      </w:r>
    </w:p>
    <w:p w14:paraId="7B89B991">
      <w:pPr>
        <w:pStyle w:val="35"/>
        <w:spacing w:line="360" w:lineRule="auto"/>
        <w:ind w:firstLine="371" w:firstLineChars="177"/>
        <w:rPr>
          <w:rFonts w:hint="eastAsia" w:ascii="宋体" w:hAnsi="宋体"/>
        </w:rPr>
      </w:pPr>
      <w:r>
        <w:rPr>
          <w:rFonts w:hint="eastAsia" w:ascii="宋体" w:hAnsi="宋体"/>
        </w:rPr>
        <w:t>（一</w:t>
      </w:r>
      <w:r>
        <w:rPr>
          <w:rFonts w:ascii="宋体" w:hAnsi="宋体"/>
        </w:rPr>
        <w:t>）</w:t>
      </w:r>
      <w:r>
        <w:rPr>
          <w:rFonts w:hint="eastAsia" w:ascii="宋体" w:hAnsi="宋体"/>
        </w:rPr>
        <w:t>特殊风险揭示</w:t>
      </w:r>
    </w:p>
    <w:p w14:paraId="6DA0DFFE">
      <w:pPr>
        <w:pStyle w:val="35"/>
        <w:spacing w:line="360" w:lineRule="auto"/>
        <w:ind w:firstLine="371" w:firstLineChars="177"/>
        <w:rPr>
          <w:rFonts w:hint="eastAsia" w:ascii="宋体" w:hAnsi="宋体"/>
        </w:rPr>
      </w:pPr>
      <w:r>
        <w:rPr>
          <w:rFonts w:hint="eastAsia" w:ascii="宋体" w:hAnsi="宋体"/>
        </w:rPr>
        <w:t>1、本基金合同是基于中国基金业协会发布的《私募投资基金合同指引1号》（契约型私募基金合同内容与格式指引）而制定的，管理人对合同指引相关内容做出了合理的调整以及增加了其他内容，导致基金合同与中国基金业协会合同指引不一致的风险。</w:t>
      </w:r>
    </w:p>
    <w:p w14:paraId="4FBDF7E7">
      <w:pPr>
        <w:pStyle w:val="35"/>
        <w:spacing w:line="360" w:lineRule="auto"/>
        <w:ind w:firstLine="371" w:firstLineChars="177"/>
        <w:rPr>
          <w:rFonts w:hint="eastAsia" w:ascii="宋体" w:hAnsi="宋体"/>
        </w:rPr>
      </w:pPr>
      <w:r>
        <w:rPr>
          <w:rFonts w:hint="eastAsia" w:ascii="宋体" w:hAnsi="宋体"/>
        </w:rPr>
        <w:t>2、基金管理人可以委托在中国证监会注册取得基金销售业务资格并已成为中国基金业协会会员的机构（以下简称代销机构）募集本基金，代销机构可能存在违法违规地公开宣传基金产品、虚假宣传基金产品、以保本保收益引诱投资者购买基金产品导致基金投资者合法权益受损的风险。</w:t>
      </w:r>
    </w:p>
    <w:p w14:paraId="45DC30A9">
      <w:pPr>
        <w:pStyle w:val="35"/>
        <w:spacing w:line="360" w:lineRule="auto"/>
        <w:ind w:firstLine="371" w:firstLineChars="177"/>
        <w:rPr>
          <w:rFonts w:hint="eastAsia" w:ascii="宋体" w:hAnsi="宋体"/>
        </w:rPr>
      </w:pPr>
      <w:r>
        <w:rPr>
          <w:rFonts w:hint="eastAsia" w:ascii="宋体" w:hAnsi="宋体"/>
        </w:rPr>
        <w:t>3、基金管理人将本基金份额登记、估值核算等运营服务事项委托给招商证券股份有限公司办理，因服务机构经营风险、技术系统故障、操作失误等，可能使得基金服务事项发生差错，给本基金运营带来风险。</w:t>
      </w:r>
    </w:p>
    <w:p w14:paraId="2B4391C5">
      <w:pPr>
        <w:pStyle w:val="35"/>
        <w:spacing w:line="360" w:lineRule="auto"/>
        <w:ind w:firstLine="371" w:firstLineChars="177"/>
        <w:rPr>
          <w:rFonts w:hint="eastAsia" w:ascii="宋体" w:hAnsi="宋体"/>
        </w:rPr>
      </w:pPr>
      <w:r>
        <w:rPr>
          <w:rFonts w:hint="eastAsia" w:ascii="宋体" w:hAnsi="宋体"/>
        </w:rPr>
        <w:t>4、基金管理人在基金募集完毕后20个工作日内向中国基金业协会办理基金备案手续。基金因未在中国基金业协会履行登记备案手续导致基金财产不能进行投资运作的风险。</w:t>
      </w:r>
    </w:p>
    <w:p w14:paraId="650D3ECD">
      <w:pPr>
        <w:spacing w:line="360" w:lineRule="auto"/>
        <w:ind w:firstLine="420" w:firstLineChars="200"/>
        <w:rPr>
          <w:ins w:id="1126" w:author="tongweiwei" w:date="2025-02-07T14:32:20Z"/>
        </w:rPr>
      </w:pPr>
      <w:ins w:id="1127" w:author="tongweiwei" w:date="2025-02-07T14:32:21Z">
        <w:r>
          <w:rPr>
            <w:rFonts w:hint="eastAsia"/>
            <w:highlight w:val="green"/>
            <w:lang w:val="en-US" w:eastAsia="zh-CN"/>
          </w:rPr>
          <w:t>5</w:t>
        </w:r>
      </w:ins>
      <w:ins w:id="1128" w:author="tongweiwei" w:date="2025-02-07T14:32:20Z">
        <w:r>
          <w:rPr>
            <w:rFonts w:hint="eastAsia"/>
            <w:highlight w:val="green"/>
          </w:rPr>
          <w:t>、</w:t>
        </w:r>
      </w:ins>
      <w:ins w:id="1129" w:author="tongweiwei" w:date="2025-02-07T14:32:20Z">
        <w:r>
          <w:rPr>
            <w:rFonts w:hint="eastAsia"/>
          </w:rPr>
          <w:t>业绩报酬采用“分红时提取方式”的风险</w:t>
        </w:r>
      </w:ins>
    </w:p>
    <w:p w14:paraId="5EC2A2EB">
      <w:pPr>
        <w:spacing w:line="360" w:lineRule="auto"/>
        <w:ind w:firstLine="420" w:firstLineChars="200"/>
        <w:rPr>
          <w:ins w:id="1130" w:author="tongweiwei" w:date="2025-02-07T14:32:20Z"/>
        </w:rPr>
      </w:pPr>
      <w:ins w:id="1131" w:author="tongweiwei" w:date="2025-02-07T14:32:20Z">
        <w:r>
          <w:rPr>
            <w:rFonts w:hint="eastAsia"/>
          </w:rPr>
          <w:t>本基金业绩报酬采用“分红时提取方式”，如在基金进行收益分配时满足本合同约定的业绩报酬计提条件，则通过在分红款中扣除业绩报酬的方式提取业绩报酬，将导致基金份额持有人每一份基金份额实际获得的收益分配款少于管理人出具分配公告的每一份基金份额的分配金额（极端情况下有可能出现所有的收益分配金额均作为业绩报酬导致基金份额持有人不获得任何收益分配款的情况）。存在管理人在基金份额处于不允许赎回期限（如有）时通过分红方式计提业绩报酬的可能；也存在基金份额持有人赎回基金份额时可能会出现净值下跌但管理人已经提取了业绩报酬的情况。</w:t>
        </w:r>
      </w:ins>
    </w:p>
    <w:p w14:paraId="5A3C0C41">
      <w:pPr>
        <w:pStyle w:val="35"/>
        <w:spacing w:line="360" w:lineRule="auto"/>
        <w:ind w:firstLine="371" w:firstLineChars="177"/>
        <w:rPr>
          <w:rFonts w:hint="eastAsia" w:ascii="宋体" w:hAnsi="宋体"/>
        </w:rPr>
      </w:pPr>
      <w:r>
        <w:rPr>
          <w:rFonts w:hint="eastAsia" w:ascii="宋体" w:hAnsi="宋体"/>
        </w:rPr>
        <w:t>（二）一般风险揭示</w:t>
      </w:r>
    </w:p>
    <w:p w14:paraId="4CAF03B6">
      <w:pPr>
        <w:pStyle w:val="35"/>
        <w:spacing w:line="360" w:lineRule="auto"/>
        <w:ind w:firstLine="371" w:firstLineChars="177"/>
        <w:rPr>
          <w:rFonts w:hint="eastAsia" w:ascii="宋体" w:hAnsi="宋体"/>
        </w:rPr>
      </w:pPr>
      <w:r>
        <w:rPr>
          <w:rFonts w:hint="eastAsia" w:ascii="宋体" w:hAnsi="宋体"/>
        </w:rPr>
        <w:t>1、资金损失风险</w:t>
      </w:r>
    </w:p>
    <w:p w14:paraId="712E3EBF">
      <w:pPr>
        <w:pStyle w:val="35"/>
        <w:spacing w:line="360" w:lineRule="auto"/>
        <w:ind w:firstLine="371" w:firstLineChars="177"/>
        <w:rPr>
          <w:rFonts w:hint="eastAsia" w:ascii="宋体" w:hAnsi="宋体"/>
        </w:rPr>
      </w:pPr>
      <w:r>
        <w:rPr>
          <w:rFonts w:hint="eastAsia" w:ascii="宋体" w:hAnsi="宋体"/>
        </w:rPr>
        <w:t>基金管理人依照恪尽职守、诚实信用、谨慎勤勉的原则管理和运用基金财产，但不保证基金财产中的认购资金本金不受损失，也不保证一定盈利及最低收益。</w:t>
      </w:r>
    </w:p>
    <w:p w14:paraId="162A193B">
      <w:pPr>
        <w:pStyle w:val="35"/>
        <w:spacing w:line="360" w:lineRule="auto"/>
        <w:ind w:firstLine="371" w:firstLineChars="177"/>
        <w:rPr>
          <w:rFonts w:hint="eastAsia" w:ascii="宋体" w:hAnsi="宋体"/>
        </w:rPr>
      </w:pPr>
      <w:r>
        <w:rPr>
          <w:rFonts w:hint="eastAsia" w:ascii="宋体" w:hAnsi="宋体"/>
        </w:rPr>
        <w:t>本基金属于</w:t>
      </w:r>
      <w:r>
        <w:rPr>
          <w:rFonts w:ascii="宋体" w:hAnsi="宋体"/>
        </w:rPr>
        <w:t>R4级（中高风险）投资品种。</w:t>
      </w:r>
    </w:p>
    <w:p w14:paraId="68169904">
      <w:pPr>
        <w:pStyle w:val="35"/>
        <w:spacing w:line="360" w:lineRule="auto"/>
        <w:ind w:firstLine="371" w:firstLineChars="177"/>
        <w:rPr>
          <w:rFonts w:hint="eastAsia" w:ascii="宋体" w:hAnsi="宋体"/>
        </w:rPr>
      </w:pPr>
      <w:r>
        <w:rPr>
          <w:rFonts w:hint="eastAsia" w:ascii="宋体" w:hAnsi="宋体"/>
        </w:rPr>
        <w:t>2、基金运营风险</w:t>
      </w:r>
    </w:p>
    <w:p w14:paraId="45F90B37">
      <w:pPr>
        <w:pStyle w:val="35"/>
        <w:spacing w:line="360" w:lineRule="auto"/>
        <w:ind w:firstLine="371" w:firstLineChars="177"/>
        <w:rPr>
          <w:rFonts w:hint="eastAsia" w:ascii="宋体" w:hAnsi="宋体"/>
        </w:rPr>
      </w:pPr>
      <w:r>
        <w:rPr>
          <w:rFonts w:hint="eastAsia" w:ascii="宋体" w:hAnsi="宋体"/>
        </w:rPr>
        <w:t>基金管理人依据基金合同约定管理和运用基金财产所产生的风险，由基金财产及投资者承担。投资者应充分知晓投资运营的相关风险，其风险应由投资者自担。</w:t>
      </w:r>
    </w:p>
    <w:p w14:paraId="7E3011DF">
      <w:pPr>
        <w:pStyle w:val="35"/>
        <w:spacing w:line="360" w:lineRule="auto"/>
        <w:ind w:firstLine="371" w:firstLineChars="177"/>
        <w:rPr>
          <w:rFonts w:hint="eastAsia" w:ascii="宋体" w:hAnsi="宋体"/>
        </w:rPr>
      </w:pPr>
      <w:r>
        <w:rPr>
          <w:rFonts w:hint="eastAsia" w:ascii="宋体" w:hAnsi="宋体"/>
        </w:rPr>
        <w:t>3、流动性风险</w:t>
      </w:r>
    </w:p>
    <w:p w14:paraId="67BA440C">
      <w:pPr>
        <w:pStyle w:val="35"/>
        <w:spacing w:line="360" w:lineRule="auto"/>
        <w:ind w:firstLine="371" w:firstLineChars="177"/>
        <w:rPr>
          <w:rFonts w:hint="eastAsia" w:ascii="宋体" w:hAnsi="宋体"/>
        </w:rPr>
      </w:pPr>
      <w:r>
        <w:rPr>
          <w:rFonts w:hint="eastAsia" w:ascii="宋体" w:hAnsi="宋体"/>
        </w:rPr>
        <w:t>本基金预计存续期限为不定期。在本基金存续期内，投资者可能面临资金不能退出带来的流动性风险。</w:t>
      </w:r>
      <w:ins w:id="1132" w:author="tongweiwei" w:date="2025-02-24T10:36:31Z">
        <w:r>
          <w:rPr>
            <w:rFonts w:hint="eastAsia" w:ascii="宋体" w:hAnsi="宋体"/>
            <w:highlight w:val="yellow"/>
          </w:rPr>
          <w:t>基金份额持有人拟于开放日（</w:t>
        </w:r>
      </w:ins>
      <w:ins w:id="1133" w:author="tongweiwei" w:date="2025-02-24T10:36:31Z">
        <w:r>
          <w:rPr>
            <w:rFonts w:ascii="宋体" w:hAnsi="宋体"/>
            <w:highlight w:val="yellow"/>
          </w:rPr>
          <w:t>T日）赎回基金时，应按照本合同约定的时间提前填写基金管理人提供的申请表进行赎回预约登记并根据管理人要求提供相关材料，若基金投资者未在指定的时间内赎回预约登记成功，则管理人有权拒绝该基金份额持有人在本开放日的赎回申请，因此如投资者存在未按照合同约定的程序办理预约赎回导致无法赎回的风险。</w:t>
        </w:r>
      </w:ins>
    </w:p>
    <w:p w14:paraId="1CF634FA">
      <w:pPr>
        <w:pStyle w:val="35"/>
        <w:spacing w:line="360" w:lineRule="auto"/>
        <w:ind w:firstLine="371" w:firstLineChars="177"/>
        <w:rPr>
          <w:rFonts w:hint="eastAsia" w:ascii="宋体" w:hAnsi="宋体"/>
        </w:rPr>
      </w:pPr>
      <w:r>
        <w:rPr>
          <w:rFonts w:hint="eastAsia" w:ascii="宋体" w:hAnsi="宋体"/>
        </w:rPr>
        <w:t>在单个开放日发生巨额赎回时，基金管理人依据基金合同的约定可能采取延期支付赎回款的操作，赎回申请投资者因此面临不能按时足额获得赎回款项的风险。</w:t>
      </w:r>
    </w:p>
    <w:p w14:paraId="2C5B1052">
      <w:pPr>
        <w:pStyle w:val="35"/>
        <w:spacing w:line="360" w:lineRule="auto"/>
        <w:ind w:firstLine="371" w:firstLineChars="177"/>
        <w:rPr>
          <w:rFonts w:hint="eastAsia" w:ascii="宋体" w:hAnsi="宋体"/>
        </w:rPr>
      </w:pPr>
      <w:r>
        <w:rPr>
          <w:rFonts w:hint="eastAsia" w:ascii="宋体" w:hAnsi="宋体"/>
        </w:rPr>
        <w:t xml:space="preserve">根据实际投资运作情况，本基金有可能提前结束或延期结束，投资者可能因此面临委托资金不能按期退出等风险。 </w:t>
      </w:r>
    </w:p>
    <w:p w14:paraId="3C8DE7CA">
      <w:pPr>
        <w:pStyle w:val="35"/>
        <w:spacing w:line="360" w:lineRule="auto"/>
        <w:ind w:firstLine="371" w:firstLineChars="177"/>
        <w:rPr>
          <w:rFonts w:hint="eastAsia" w:ascii="宋体" w:hAnsi="宋体"/>
        </w:rPr>
      </w:pPr>
      <w:r>
        <w:rPr>
          <w:rFonts w:hint="eastAsia" w:ascii="宋体" w:hAnsi="宋体"/>
        </w:rPr>
        <w:t>4、募集失败风险</w:t>
      </w:r>
    </w:p>
    <w:p w14:paraId="2B020D98">
      <w:pPr>
        <w:pStyle w:val="35"/>
        <w:spacing w:line="360" w:lineRule="auto"/>
        <w:ind w:firstLine="371" w:firstLineChars="177"/>
        <w:rPr>
          <w:rFonts w:hint="eastAsia" w:ascii="宋体" w:hAnsi="宋体"/>
        </w:rPr>
      </w:pPr>
      <w:r>
        <w:rPr>
          <w:rFonts w:hint="eastAsia" w:ascii="宋体" w:hAnsi="宋体"/>
        </w:rPr>
        <w:t>本基金的成立需符合相关法律法规的规定，本基金可能存在不能满足成立条件从而无法成立的风险。</w:t>
      </w:r>
    </w:p>
    <w:p w14:paraId="08D05890">
      <w:pPr>
        <w:pStyle w:val="35"/>
        <w:spacing w:line="360" w:lineRule="auto"/>
        <w:ind w:firstLine="371" w:firstLineChars="177"/>
        <w:rPr>
          <w:rFonts w:hint="eastAsia" w:ascii="宋体" w:hAnsi="宋体"/>
        </w:rPr>
      </w:pPr>
      <w:r>
        <w:rPr>
          <w:rFonts w:hint="eastAsia" w:ascii="宋体" w:hAnsi="宋体"/>
        </w:rPr>
        <w:t>基金管理人的责任承担方式：</w:t>
      </w:r>
    </w:p>
    <w:p w14:paraId="3BE245B5">
      <w:pPr>
        <w:pStyle w:val="35"/>
        <w:spacing w:line="360" w:lineRule="auto"/>
        <w:ind w:firstLine="371" w:firstLineChars="177"/>
        <w:rPr>
          <w:rFonts w:hint="eastAsia" w:ascii="宋体" w:hAnsi="宋体"/>
        </w:rPr>
      </w:pPr>
      <w:r>
        <w:rPr>
          <w:rFonts w:hint="eastAsia" w:ascii="宋体" w:hAnsi="宋体"/>
        </w:rPr>
        <w:t>（1）以其固有财产承担因募集行为而产生的债务和费用；</w:t>
      </w:r>
    </w:p>
    <w:p w14:paraId="72990FD6">
      <w:pPr>
        <w:pStyle w:val="35"/>
        <w:spacing w:line="360" w:lineRule="auto"/>
        <w:ind w:firstLine="371" w:firstLineChars="177"/>
        <w:rPr>
          <w:rFonts w:hint="eastAsia" w:ascii="宋体" w:hAnsi="宋体"/>
        </w:rPr>
      </w:pPr>
      <w:r>
        <w:rPr>
          <w:rFonts w:hint="eastAsia" w:ascii="宋体" w:hAnsi="宋体"/>
        </w:rPr>
        <w:t>（2）在基金募集期限届满（确认基金无法成立）后三十日内返还投资人已交纳的款项，并加计银行同期存款利息。</w:t>
      </w:r>
    </w:p>
    <w:p w14:paraId="750171D6">
      <w:pPr>
        <w:pStyle w:val="35"/>
        <w:spacing w:line="360" w:lineRule="auto"/>
        <w:ind w:firstLine="371" w:firstLineChars="177"/>
        <w:rPr>
          <w:rFonts w:hint="eastAsia" w:ascii="宋体" w:hAnsi="宋体"/>
        </w:rPr>
      </w:pPr>
      <w:r>
        <w:rPr>
          <w:rFonts w:hint="eastAsia" w:ascii="宋体" w:hAnsi="宋体"/>
        </w:rPr>
        <w:t>5、税收风险</w:t>
      </w:r>
    </w:p>
    <w:p w14:paraId="53790A90">
      <w:pPr>
        <w:pStyle w:val="35"/>
        <w:spacing w:line="360" w:lineRule="auto"/>
        <w:ind w:firstLine="371" w:firstLineChars="177"/>
        <w:rPr>
          <w:rFonts w:hint="eastAsia" w:ascii="宋体" w:hAnsi="宋体"/>
        </w:rPr>
      </w:pPr>
      <w:r>
        <w:rPr>
          <w:rFonts w:hint="eastAsia" w:ascii="宋体" w:hAnsi="宋体"/>
        </w:rPr>
        <w:t>契约型基金所适用的税收征管法律法规可能会由于国家相关税收政策调整而发生变化，投资者收益也可能因相关税收政策调整而受到影响。</w:t>
      </w:r>
    </w:p>
    <w:p w14:paraId="65971ED6">
      <w:pPr>
        <w:pStyle w:val="35"/>
        <w:spacing w:line="360" w:lineRule="auto"/>
        <w:ind w:firstLine="371" w:firstLineChars="177"/>
        <w:rPr>
          <w:rFonts w:hint="eastAsia" w:ascii="宋体" w:hAnsi="宋体"/>
        </w:rPr>
      </w:pPr>
      <w:r>
        <w:rPr>
          <w:rFonts w:hint="eastAsia" w:ascii="宋体" w:hAnsi="宋体"/>
        </w:rPr>
        <w:t>6、其他风险</w:t>
      </w:r>
    </w:p>
    <w:p w14:paraId="7186E07D">
      <w:pPr>
        <w:pStyle w:val="35"/>
        <w:spacing w:line="360" w:lineRule="auto"/>
        <w:ind w:firstLine="371" w:firstLineChars="177"/>
        <w:rPr>
          <w:rFonts w:hint="eastAsia" w:ascii="宋体" w:hAnsi="宋体"/>
        </w:rPr>
      </w:pPr>
      <w:r>
        <w:rPr>
          <w:rFonts w:hint="eastAsia" w:ascii="宋体" w:hAnsi="宋体"/>
        </w:rPr>
        <w:t>包括但不限于法律与政策风险、发生不可抗力事件的风险、技术风险和操作风险等。</w:t>
      </w:r>
    </w:p>
    <w:p w14:paraId="5E5F1910">
      <w:pPr>
        <w:pStyle w:val="35"/>
        <w:spacing w:line="360" w:lineRule="auto"/>
        <w:ind w:firstLine="371" w:firstLineChars="177"/>
        <w:rPr>
          <w:rFonts w:hint="eastAsia" w:ascii="宋体" w:hAnsi="宋体"/>
          <w:kern w:val="2"/>
        </w:rPr>
      </w:pPr>
      <w:r>
        <w:rPr>
          <w:rFonts w:hint="eastAsia" w:ascii="宋体" w:hAnsi="宋体"/>
          <w:kern w:val="2"/>
        </w:rPr>
        <w:t>（三）基金投资风险揭示</w:t>
      </w:r>
    </w:p>
    <w:p w14:paraId="01516C2F">
      <w:pPr>
        <w:spacing w:line="360" w:lineRule="auto"/>
        <w:ind w:firstLine="420" w:firstLineChars="200"/>
        <w:rPr>
          <w:rFonts w:hint="eastAsia" w:ascii="宋体" w:hAnsi="宋体"/>
          <w:szCs w:val="21"/>
        </w:rPr>
      </w:pPr>
      <w:r>
        <w:rPr>
          <w:rFonts w:hint="eastAsia" w:ascii="宋体" w:hAnsi="宋体"/>
          <w:szCs w:val="21"/>
        </w:rPr>
        <w:t>1、市场风险</w:t>
      </w:r>
    </w:p>
    <w:p w14:paraId="2BAFF3BC">
      <w:pPr>
        <w:spacing w:line="360" w:lineRule="auto"/>
        <w:ind w:firstLine="420" w:firstLineChars="200"/>
        <w:rPr>
          <w:rFonts w:hint="eastAsia" w:ascii="宋体" w:hAnsi="宋体"/>
          <w:szCs w:val="21"/>
        </w:rPr>
      </w:pPr>
      <w:r>
        <w:rPr>
          <w:rFonts w:hint="eastAsia" w:ascii="宋体" w:hAnsi="宋体"/>
          <w:szCs w:val="21"/>
        </w:rPr>
        <w:t>证券市场价格因受各种因素的影响而引起的波动，将使基金资产面临潜在的风险。市场风险可以分为股票投资风险和债券投资风险。</w:t>
      </w:r>
    </w:p>
    <w:p w14:paraId="182630AB">
      <w:pPr>
        <w:spacing w:line="360" w:lineRule="auto"/>
        <w:ind w:firstLine="420" w:firstLineChars="200"/>
        <w:rPr>
          <w:rFonts w:hint="eastAsia" w:ascii="宋体" w:hAnsi="宋体"/>
          <w:szCs w:val="21"/>
        </w:rPr>
      </w:pPr>
      <w:r>
        <w:rPr>
          <w:rFonts w:hint="eastAsia" w:ascii="宋体" w:hAnsi="宋体"/>
          <w:szCs w:val="21"/>
        </w:rPr>
        <w:t>（1）股票投资风险主要包括：</w:t>
      </w:r>
    </w:p>
    <w:p w14:paraId="0C25C609">
      <w:pPr>
        <w:spacing w:line="360" w:lineRule="auto"/>
        <w:ind w:firstLine="420" w:firstLineChars="200"/>
        <w:rPr>
          <w:rFonts w:hint="eastAsia" w:ascii="宋体" w:hAnsi="宋体"/>
          <w:szCs w:val="21"/>
        </w:rPr>
      </w:pPr>
      <w:r>
        <w:rPr>
          <w:rFonts w:hint="eastAsia" w:ascii="宋体" w:hAnsi="宋体"/>
          <w:szCs w:val="21"/>
        </w:rPr>
        <w:t>1）国家货币政策、财政政策、产业政策等的变化对证券市场产生一定的影响，导致市场价格水平波动的风险；</w:t>
      </w:r>
    </w:p>
    <w:p w14:paraId="202B020E">
      <w:pPr>
        <w:spacing w:line="360" w:lineRule="auto"/>
        <w:ind w:firstLine="420" w:firstLineChars="200"/>
        <w:rPr>
          <w:rFonts w:hint="eastAsia" w:ascii="宋体" w:hAnsi="宋体"/>
          <w:szCs w:val="21"/>
        </w:rPr>
      </w:pPr>
      <w:r>
        <w:rPr>
          <w:rFonts w:hint="eastAsia" w:ascii="宋体" w:hAnsi="宋体"/>
          <w:szCs w:val="21"/>
        </w:rPr>
        <w:t>2）宏观经济运行周期性波动，对股票市场的收益水平产生影响的风险；</w:t>
      </w:r>
    </w:p>
    <w:p w14:paraId="2CFA8673">
      <w:pPr>
        <w:spacing w:line="360" w:lineRule="auto"/>
        <w:ind w:firstLine="420" w:firstLineChars="200"/>
        <w:rPr>
          <w:rFonts w:hint="eastAsia" w:ascii="宋体" w:hAnsi="宋体"/>
          <w:szCs w:val="21"/>
        </w:rPr>
      </w:pPr>
      <w:r>
        <w:rPr>
          <w:rFonts w:hint="eastAsia" w:ascii="宋体" w:hAnsi="宋体"/>
          <w:szCs w:val="21"/>
        </w:rPr>
        <w:t>3）上市公司的经营状况受多种因素影响，如市场、技术、竞争、管理、财务等都会导致公司盈利发生变化，从而导致股票价格变动的风险。</w:t>
      </w:r>
    </w:p>
    <w:p w14:paraId="51A8BE80">
      <w:pPr>
        <w:spacing w:line="360" w:lineRule="auto"/>
        <w:ind w:firstLine="420" w:firstLineChars="200"/>
        <w:rPr>
          <w:ins w:id="1134" w:author="tongweiwei" w:date="2025-02-12T16:50:35Z"/>
          <w:rFonts w:hint="eastAsia" w:ascii="宋体" w:hAnsi="宋体"/>
          <w:szCs w:val="21"/>
        </w:rPr>
      </w:pPr>
      <w:ins w:id="1135" w:author="tongweiwei" w:date="2025-02-12T16:50:35Z">
        <w:r>
          <w:rPr>
            <w:rFonts w:hint="eastAsia" w:ascii="宋体" w:hAnsi="宋体"/>
            <w:szCs w:val="21"/>
          </w:rPr>
          <w:t>4）本基金可投资于科创板及创业板股票，科创板及创业板股票发行采用注册制，在上市门槛、公司盈利能力、公司股权架构、发行价格、减持制度、交易机制、涨跌幅限制以及退市制度等方面与其他A股板块的股票不同，可能导致本基金净值波动更大；</w:t>
        </w:r>
      </w:ins>
    </w:p>
    <w:p w14:paraId="51A115FB">
      <w:pPr>
        <w:spacing w:line="360" w:lineRule="auto"/>
        <w:ind w:firstLine="420" w:firstLineChars="200"/>
        <w:rPr>
          <w:ins w:id="1136" w:author="tongweiwei" w:date="2025-02-12T16:50:35Z"/>
          <w:rFonts w:hint="eastAsia" w:ascii="宋体" w:hAnsi="宋体"/>
          <w:szCs w:val="21"/>
        </w:rPr>
      </w:pPr>
      <w:ins w:id="1137" w:author="tongweiwei" w:date="2025-02-12T16:50:35Z">
        <w:r>
          <w:rPr>
            <w:rFonts w:ascii="宋体" w:hAnsi="宋体"/>
            <w:kern w:val="0"/>
            <w:szCs w:val="21"/>
          </w:rPr>
          <w:t>5）本基金可投资于北京证券交易所上市交易的股票，北京证券交易所上市交易的股票可能存在较高的流动性风险且日间交易不活跃，因此可能会面临估值</w:t>
        </w:r>
      </w:ins>
      <w:ins w:id="1138" w:author="tongweiwei" w:date="2025-02-12T16:50:35Z">
        <w:r>
          <w:rPr>
            <w:rFonts w:hint="eastAsia" w:ascii="宋体" w:hAnsi="宋体"/>
            <w:kern w:val="0"/>
            <w:szCs w:val="21"/>
          </w:rPr>
          <w:t>不公允且无法及时变现的风险；北京证券交易所上市交易的股票可能实行高于沪深交易所的涨跌幅限制，当出现不利行情时，本基金所投资北京证券交易所上市交易的股票可能会产生较大波动从而可能导致本基金遭受较大损失的风险。</w:t>
        </w:r>
      </w:ins>
    </w:p>
    <w:p w14:paraId="2204C42E">
      <w:pPr>
        <w:spacing w:line="360" w:lineRule="auto"/>
        <w:ind w:firstLine="420" w:firstLineChars="200"/>
        <w:rPr>
          <w:rFonts w:hint="eastAsia" w:ascii="宋体" w:hAnsi="宋体"/>
          <w:szCs w:val="21"/>
        </w:rPr>
      </w:pPr>
      <w:r>
        <w:rPr>
          <w:rFonts w:hint="eastAsia" w:ascii="宋体" w:hAnsi="宋体"/>
          <w:szCs w:val="21"/>
        </w:rPr>
        <w:t>（2）债券投资风险主要包括：</w:t>
      </w:r>
    </w:p>
    <w:p w14:paraId="2BE6E51A">
      <w:pPr>
        <w:spacing w:line="360" w:lineRule="auto"/>
        <w:ind w:firstLine="420" w:firstLineChars="200"/>
        <w:rPr>
          <w:rFonts w:hint="eastAsia" w:ascii="宋体" w:hAnsi="宋体"/>
          <w:szCs w:val="21"/>
        </w:rPr>
      </w:pPr>
      <w:r>
        <w:rPr>
          <w:rFonts w:hint="eastAsia" w:ascii="宋体" w:hAnsi="宋体"/>
          <w:szCs w:val="21"/>
        </w:rPr>
        <w:t>1）市场平均利率水平变化导致债券价格变化的风险；</w:t>
      </w:r>
    </w:p>
    <w:p w14:paraId="53EFE41C">
      <w:pPr>
        <w:spacing w:line="360" w:lineRule="auto"/>
        <w:ind w:firstLine="420" w:firstLineChars="200"/>
        <w:rPr>
          <w:rFonts w:hint="eastAsia" w:ascii="宋体" w:hAnsi="宋体"/>
          <w:szCs w:val="21"/>
        </w:rPr>
      </w:pPr>
      <w:r>
        <w:rPr>
          <w:rFonts w:hint="eastAsia" w:ascii="宋体" w:hAnsi="宋体"/>
          <w:szCs w:val="21"/>
        </w:rPr>
        <w:t>2）债券市场不同期限、不同类属债券之间的利差变动导致相应期限和类属债券价格变化的风险；</w:t>
      </w:r>
    </w:p>
    <w:p w14:paraId="350ED735">
      <w:pPr>
        <w:spacing w:line="360" w:lineRule="auto"/>
        <w:ind w:firstLine="420" w:firstLineChars="200"/>
        <w:rPr>
          <w:rFonts w:hint="eastAsia" w:ascii="宋体" w:hAnsi="宋体"/>
          <w:szCs w:val="21"/>
        </w:rPr>
      </w:pPr>
      <w:r>
        <w:rPr>
          <w:rFonts w:hint="eastAsia" w:ascii="宋体" w:hAnsi="宋体"/>
          <w:szCs w:val="21"/>
        </w:rPr>
        <w:t>3）债券之发行人出现违约、拒绝支付到期本息，或由于债券发行人信用质量降低导致债券价格下降的风险。</w:t>
      </w:r>
    </w:p>
    <w:p w14:paraId="1562E3EC">
      <w:pPr>
        <w:spacing w:line="360" w:lineRule="auto"/>
        <w:ind w:firstLine="420" w:firstLineChars="200"/>
        <w:rPr>
          <w:rFonts w:hint="eastAsia" w:ascii="宋体" w:hAnsi="宋体"/>
          <w:szCs w:val="21"/>
        </w:rPr>
      </w:pPr>
      <w:r>
        <w:rPr>
          <w:rFonts w:hint="eastAsia" w:ascii="宋体" w:hAnsi="宋体"/>
          <w:szCs w:val="21"/>
        </w:rPr>
        <w:t>2、基金管理人管理风险</w:t>
      </w:r>
    </w:p>
    <w:p w14:paraId="0DCE9C25">
      <w:pPr>
        <w:spacing w:line="360" w:lineRule="auto"/>
        <w:ind w:firstLine="420" w:firstLineChars="200"/>
        <w:rPr>
          <w:rFonts w:hint="eastAsia" w:ascii="宋体" w:hAnsi="宋体"/>
          <w:szCs w:val="21"/>
        </w:rPr>
      </w:pPr>
      <w:r>
        <w:rPr>
          <w:rFonts w:hint="eastAsia" w:ascii="宋体" w:hAnsi="宋体"/>
          <w:szCs w:val="21"/>
        </w:rPr>
        <w:t>在实际操作过程中，基金管理人可能限于知识、技术、经验等因素而影响其对相关信息、经济形势和证券价格走势的判断，其精选出的投资品种的业绩表现不一定持续优于其他投资品种。</w:t>
      </w:r>
    </w:p>
    <w:p w14:paraId="4A48EEE3">
      <w:pPr>
        <w:spacing w:line="360" w:lineRule="auto"/>
        <w:ind w:firstLine="420" w:firstLineChars="200"/>
        <w:rPr>
          <w:rFonts w:hint="eastAsia" w:ascii="宋体" w:hAnsi="宋体"/>
          <w:szCs w:val="21"/>
        </w:rPr>
      </w:pPr>
      <w:r>
        <w:rPr>
          <w:rFonts w:hint="eastAsia" w:ascii="宋体" w:hAnsi="宋体"/>
          <w:szCs w:val="21"/>
        </w:rPr>
        <w:t>3、流动性风险</w:t>
      </w:r>
    </w:p>
    <w:p w14:paraId="6B016430">
      <w:pPr>
        <w:spacing w:line="360" w:lineRule="auto"/>
        <w:ind w:firstLine="420" w:firstLineChars="200"/>
        <w:rPr>
          <w:rFonts w:hint="eastAsia" w:ascii="宋体" w:hAnsi="宋体"/>
          <w:szCs w:val="21"/>
        </w:rPr>
      </w:pPr>
      <w:r>
        <w:rPr>
          <w:rFonts w:hint="eastAsia" w:ascii="宋体" w:hAnsi="宋体"/>
          <w:szCs w:val="21"/>
        </w:rPr>
        <w:t>在市场或个股流动性不足的情况下，基金管理人可能无法迅速、低成本地调整投资计划，从而对基金收益造成不利影响。</w:t>
      </w:r>
    </w:p>
    <w:p w14:paraId="2F6D6A98">
      <w:pPr>
        <w:spacing w:line="360" w:lineRule="auto"/>
        <w:ind w:firstLine="420" w:firstLineChars="200"/>
        <w:rPr>
          <w:rFonts w:hint="eastAsia" w:ascii="宋体" w:hAnsi="宋体"/>
          <w:szCs w:val="21"/>
        </w:rPr>
      </w:pPr>
      <w:r>
        <w:rPr>
          <w:rFonts w:hint="eastAsia" w:ascii="宋体" w:hAnsi="宋体"/>
          <w:szCs w:val="21"/>
        </w:rPr>
        <w:t>在基金份额持有人提出追加或减少基金财产时，可能存在现金不足的风险和现金过多带来的收益下降风险。</w:t>
      </w:r>
    </w:p>
    <w:p w14:paraId="139F0517">
      <w:pPr>
        <w:spacing w:line="360" w:lineRule="auto"/>
        <w:ind w:firstLine="420" w:firstLineChars="200"/>
        <w:rPr>
          <w:rFonts w:hint="eastAsia" w:ascii="宋体" w:hAnsi="宋体"/>
          <w:szCs w:val="21"/>
        </w:rPr>
      </w:pPr>
      <w:r>
        <w:rPr>
          <w:rFonts w:hint="eastAsia" w:ascii="宋体" w:hAnsi="宋体"/>
          <w:szCs w:val="21"/>
        </w:rPr>
        <w:t>4、信用风险</w:t>
      </w:r>
    </w:p>
    <w:p w14:paraId="5692FBDA">
      <w:pPr>
        <w:spacing w:line="360" w:lineRule="auto"/>
        <w:ind w:firstLine="420" w:firstLineChars="200"/>
        <w:rPr>
          <w:rFonts w:hint="eastAsia" w:ascii="宋体" w:hAnsi="宋体"/>
          <w:szCs w:val="21"/>
        </w:rPr>
      </w:pPr>
      <w:r>
        <w:rPr>
          <w:rFonts w:hint="eastAsia" w:ascii="宋体" w:hAnsi="宋体"/>
          <w:szCs w:val="21"/>
        </w:rPr>
        <w:t>本基金交易对手方发生交易违约或者基金持仓债券的发行人拒绝支付债券本息，导致基金财产损失。</w:t>
      </w:r>
    </w:p>
    <w:p w14:paraId="5FD4B262">
      <w:pPr>
        <w:spacing w:line="360" w:lineRule="auto"/>
        <w:ind w:firstLine="420" w:firstLineChars="200"/>
        <w:rPr>
          <w:rFonts w:hint="eastAsia" w:ascii="宋体" w:hAnsi="宋体"/>
          <w:szCs w:val="21"/>
        </w:rPr>
      </w:pPr>
      <w:r>
        <w:rPr>
          <w:rFonts w:hint="eastAsia" w:ascii="宋体" w:hAnsi="宋体"/>
          <w:szCs w:val="21"/>
        </w:rPr>
        <w:t>5、金融衍生品投资风险</w:t>
      </w:r>
    </w:p>
    <w:p w14:paraId="7DCC51C8">
      <w:pPr>
        <w:spacing w:line="360" w:lineRule="auto"/>
        <w:ind w:firstLine="420" w:firstLineChars="200"/>
        <w:rPr>
          <w:rFonts w:hint="eastAsia" w:ascii="宋体" w:hAnsi="宋体"/>
          <w:szCs w:val="21"/>
        </w:rPr>
      </w:pPr>
      <w:r>
        <w:rPr>
          <w:rFonts w:hint="eastAsia" w:ascii="宋体" w:hAnsi="宋体"/>
          <w:szCs w:val="21"/>
        </w:rPr>
        <w:t>（1）</w:t>
      </w:r>
      <w:r>
        <w:rPr>
          <w:rFonts w:ascii="宋体" w:hAnsi="宋体"/>
          <w:szCs w:val="21"/>
        </w:rPr>
        <w:t>期货投资风险</w:t>
      </w:r>
    </w:p>
    <w:p w14:paraId="226A7359">
      <w:pPr>
        <w:spacing w:line="360" w:lineRule="auto"/>
        <w:ind w:firstLine="420" w:firstLineChars="200"/>
        <w:rPr>
          <w:rFonts w:hint="eastAsia" w:ascii="宋体" w:hAnsi="宋体"/>
          <w:szCs w:val="21"/>
        </w:rPr>
      </w:pPr>
      <w:r>
        <w:rPr>
          <w:rFonts w:hint="eastAsia" w:ascii="宋体" w:hAnsi="宋体"/>
          <w:szCs w:val="21"/>
        </w:rPr>
        <w:t>1）流动性风险</w:t>
      </w:r>
    </w:p>
    <w:p w14:paraId="68D7E363">
      <w:pPr>
        <w:spacing w:line="360" w:lineRule="auto"/>
        <w:ind w:firstLine="420" w:firstLineChars="200"/>
        <w:rPr>
          <w:rFonts w:hint="eastAsia" w:ascii="宋体" w:hAnsi="宋体"/>
          <w:szCs w:val="21"/>
        </w:rPr>
      </w:pPr>
      <w:r>
        <w:rPr>
          <w:rFonts w:hint="eastAsia" w:ascii="宋体" w:hAnsi="宋体"/>
          <w:szCs w:val="21"/>
        </w:rPr>
        <w:t>本基金在期货市场成交不活跃时，可能在建仓和平仓期货时面临交易价格或者交易数量上的风险。</w:t>
      </w:r>
    </w:p>
    <w:p w14:paraId="3D3B46CC">
      <w:pPr>
        <w:spacing w:line="360" w:lineRule="auto"/>
        <w:ind w:firstLine="420" w:firstLineChars="200"/>
        <w:rPr>
          <w:rFonts w:hint="eastAsia" w:ascii="宋体" w:hAnsi="宋体"/>
          <w:szCs w:val="21"/>
        </w:rPr>
      </w:pPr>
      <w:r>
        <w:rPr>
          <w:rFonts w:hint="eastAsia" w:ascii="宋体" w:hAnsi="宋体"/>
          <w:szCs w:val="21"/>
        </w:rPr>
        <w:t>2）基差风险</w:t>
      </w:r>
    </w:p>
    <w:p w14:paraId="2617E74A">
      <w:pPr>
        <w:spacing w:line="360" w:lineRule="auto"/>
        <w:ind w:firstLine="420" w:firstLineChars="200"/>
        <w:rPr>
          <w:rFonts w:hint="eastAsia" w:ascii="宋体" w:hAnsi="宋体"/>
          <w:szCs w:val="21"/>
        </w:rPr>
      </w:pPr>
      <w:r>
        <w:rPr>
          <w:rFonts w:hint="eastAsia" w:ascii="宋体" w:hAnsi="宋体"/>
          <w:szCs w:val="21"/>
        </w:rPr>
        <w:t>基差是指现货价格与期货价格之间的差额。若产品运作中出现基差波动不确定性加大、基差向不利方向变动等情况，则可能对本基金投资产生影响。</w:t>
      </w:r>
    </w:p>
    <w:p w14:paraId="7E10B9ED">
      <w:pPr>
        <w:spacing w:line="360" w:lineRule="auto"/>
        <w:ind w:firstLine="420" w:firstLineChars="200"/>
        <w:rPr>
          <w:rFonts w:hint="eastAsia" w:ascii="宋体" w:hAnsi="宋体"/>
          <w:szCs w:val="21"/>
        </w:rPr>
      </w:pPr>
      <w:r>
        <w:rPr>
          <w:rFonts w:hint="eastAsia" w:ascii="宋体" w:hAnsi="宋体"/>
          <w:szCs w:val="21"/>
        </w:rPr>
        <w:t>3）合约展期风险</w:t>
      </w:r>
    </w:p>
    <w:p w14:paraId="62B9B434">
      <w:pPr>
        <w:spacing w:line="360" w:lineRule="auto"/>
        <w:ind w:firstLine="420" w:firstLineChars="200"/>
        <w:rPr>
          <w:rFonts w:hint="eastAsia" w:ascii="宋体" w:hAnsi="宋体"/>
          <w:szCs w:val="21"/>
        </w:rPr>
      </w:pPr>
      <w:r>
        <w:rPr>
          <w:rFonts w:hint="eastAsia" w:ascii="宋体" w:hAnsi="宋体"/>
          <w:szCs w:val="21"/>
        </w:rPr>
        <w:t>本基金所投资的期货合约主要包括期货当月和近月合约。当基金所持有的合约临近交割期限，即需要向较远月份的合约进行展期，展期过程中可能发生价差损失以及交易成本损失，将对投资收益产生影响。</w:t>
      </w:r>
    </w:p>
    <w:p w14:paraId="09431984">
      <w:pPr>
        <w:spacing w:line="360" w:lineRule="auto"/>
        <w:ind w:firstLine="420" w:firstLineChars="200"/>
        <w:rPr>
          <w:rFonts w:hint="eastAsia" w:ascii="宋体" w:hAnsi="宋体"/>
          <w:szCs w:val="21"/>
        </w:rPr>
      </w:pPr>
      <w:r>
        <w:rPr>
          <w:rFonts w:hint="eastAsia" w:ascii="宋体" w:hAnsi="宋体"/>
          <w:szCs w:val="21"/>
        </w:rPr>
        <w:t>4）期货保证金不足风险</w:t>
      </w:r>
    </w:p>
    <w:p w14:paraId="6E36A2A2">
      <w:pPr>
        <w:spacing w:line="360" w:lineRule="auto"/>
        <w:ind w:firstLine="420" w:firstLineChars="200"/>
        <w:rPr>
          <w:rFonts w:hint="eastAsia" w:ascii="宋体" w:hAnsi="宋体"/>
          <w:szCs w:val="21"/>
        </w:rPr>
      </w:pPr>
      <w:r>
        <w:rPr>
          <w:rFonts w:hint="eastAsia" w:ascii="宋体" w:hAnsi="宋体"/>
          <w:szCs w:val="21"/>
        </w:rPr>
        <w:t>由于期货价格朝不利方向变动，导致期货账户的资金低于期货交易所或者期货经纪商的最低保证金要求，如果不能及时补充保证金，期货头寸将被强行平仓，导致无法规避对冲系统性风险，直接影响本基金收益水平，从而产生风险。</w:t>
      </w:r>
    </w:p>
    <w:p w14:paraId="410A1E35">
      <w:pPr>
        <w:spacing w:line="360" w:lineRule="auto"/>
        <w:ind w:firstLine="420" w:firstLineChars="200"/>
        <w:rPr>
          <w:rFonts w:hint="eastAsia" w:ascii="宋体" w:hAnsi="宋体"/>
          <w:szCs w:val="21"/>
        </w:rPr>
      </w:pPr>
      <w:r>
        <w:rPr>
          <w:rFonts w:hint="eastAsia" w:ascii="宋体" w:hAnsi="宋体"/>
          <w:szCs w:val="21"/>
        </w:rPr>
        <w:t>5）杠杆风险</w:t>
      </w:r>
    </w:p>
    <w:p w14:paraId="3C35ACBF">
      <w:pPr>
        <w:spacing w:line="360" w:lineRule="auto"/>
        <w:ind w:firstLine="420" w:firstLineChars="200"/>
        <w:rPr>
          <w:rFonts w:hint="eastAsia" w:ascii="宋体" w:hAnsi="宋体"/>
          <w:szCs w:val="21"/>
        </w:rPr>
      </w:pPr>
      <w:r>
        <w:rPr>
          <w:rFonts w:hint="eastAsia" w:ascii="宋体" w:hAnsi="宋体"/>
          <w:szCs w:val="21"/>
        </w:rPr>
        <w:t xml:space="preserve">期货作为金融衍生品，其投资收益与风险具有杠杆效应。若行情向不利方向剧烈变动，本基金可能承受超出保证金甚至基金资产本金的损失。 </w:t>
      </w:r>
    </w:p>
    <w:p w14:paraId="7230FEE4">
      <w:pPr>
        <w:spacing w:line="360" w:lineRule="auto"/>
        <w:ind w:firstLine="420" w:firstLineChars="200"/>
        <w:rPr>
          <w:rFonts w:hint="eastAsia" w:ascii="宋体" w:hAnsi="宋体"/>
          <w:szCs w:val="21"/>
        </w:rPr>
      </w:pPr>
      <w:r>
        <w:rPr>
          <w:rFonts w:hint="eastAsia" w:ascii="宋体" w:hAnsi="宋体"/>
          <w:szCs w:val="21"/>
        </w:rPr>
        <w:t>（2）利率互换风险（如有）</w:t>
      </w:r>
    </w:p>
    <w:p w14:paraId="5CAF530F">
      <w:pPr>
        <w:spacing w:line="360" w:lineRule="auto"/>
        <w:ind w:firstLine="420" w:firstLineChars="200"/>
        <w:rPr>
          <w:rFonts w:hint="eastAsia" w:ascii="宋体" w:hAnsi="宋体"/>
          <w:szCs w:val="21"/>
        </w:rPr>
      </w:pPr>
      <w:r>
        <w:rPr>
          <w:rFonts w:ascii="宋体" w:hAnsi="宋体"/>
          <w:szCs w:val="21"/>
        </w:rPr>
        <w:t>利率互换交易的风险主要来自于两个方面，一是内部风险，二是外部风险。内部风险</w:t>
      </w:r>
      <w:r>
        <w:rPr>
          <w:rFonts w:hint="eastAsia" w:ascii="宋体" w:hAnsi="宋体"/>
          <w:szCs w:val="21"/>
        </w:rPr>
        <w:t>主要是由于基金管理人</w:t>
      </w:r>
      <w:r>
        <w:rPr>
          <w:rFonts w:ascii="宋体" w:hAnsi="宋体"/>
          <w:szCs w:val="21"/>
        </w:rPr>
        <w:t>对市场预测不当，导致</w:t>
      </w:r>
      <w:r>
        <w:rPr>
          <w:rFonts w:hint="eastAsia" w:ascii="宋体" w:hAnsi="宋体"/>
          <w:szCs w:val="21"/>
        </w:rPr>
        <w:t>的投资决策</w:t>
      </w:r>
      <w:r>
        <w:rPr>
          <w:rFonts w:ascii="宋体" w:hAnsi="宋体"/>
          <w:szCs w:val="21"/>
        </w:rPr>
        <w:t>风险</w:t>
      </w:r>
      <w:r>
        <w:rPr>
          <w:rFonts w:hint="eastAsia" w:ascii="宋体" w:hAnsi="宋体"/>
          <w:szCs w:val="21"/>
        </w:rPr>
        <w:t>；</w:t>
      </w:r>
      <w:r>
        <w:rPr>
          <w:rFonts w:ascii="宋体" w:hAnsi="宋体"/>
          <w:szCs w:val="21"/>
        </w:rPr>
        <w:t>外部风险包括</w:t>
      </w:r>
      <w:r>
        <w:rPr>
          <w:rFonts w:hint="eastAsia" w:ascii="宋体" w:hAnsi="宋体"/>
          <w:szCs w:val="21"/>
        </w:rPr>
        <w:t>交易对手无法履行利率互换协议，引发</w:t>
      </w:r>
      <w:r>
        <w:rPr>
          <w:rFonts w:ascii="宋体" w:hAnsi="宋体"/>
          <w:szCs w:val="21"/>
        </w:rPr>
        <w:t>交易违约的信用风险，金融标的价格不利变动</w:t>
      </w:r>
      <w:r>
        <w:rPr>
          <w:rFonts w:hint="eastAsia" w:ascii="宋体" w:hAnsi="宋体"/>
          <w:szCs w:val="21"/>
        </w:rPr>
        <w:t>导致</w:t>
      </w:r>
      <w:r>
        <w:rPr>
          <w:rFonts w:ascii="宋体" w:hAnsi="宋体"/>
          <w:szCs w:val="21"/>
        </w:rPr>
        <w:t>的价格风险，市场供求失衡、交易不畅导致的流动性风险等。</w:t>
      </w:r>
    </w:p>
    <w:p w14:paraId="4D124562">
      <w:pPr>
        <w:spacing w:line="360" w:lineRule="auto"/>
        <w:ind w:firstLine="420" w:firstLineChars="200"/>
        <w:rPr>
          <w:rFonts w:hint="eastAsia" w:ascii="宋体" w:hAnsi="宋体"/>
          <w:szCs w:val="21"/>
        </w:rPr>
      </w:pPr>
      <w:r>
        <w:rPr>
          <w:rFonts w:hint="eastAsia" w:ascii="宋体" w:hAnsi="宋体"/>
          <w:szCs w:val="21"/>
        </w:rPr>
        <w:t>（3）场外衍生品风险（如有）</w:t>
      </w:r>
    </w:p>
    <w:p w14:paraId="50FC9FC3">
      <w:pPr>
        <w:spacing w:line="360" w:lineRule="auto"/>
        <w:ind w:firstLine="420" w:firstLineChars="200"/>
        <w:rPr>
          <w:rFonts w:hint="eastAsia" w:ascii="宋体" w:hAnsi="宋体"/>
          <w:szCs w:val="21"/>
        </w:rPr>
      </w:pPr>
      <w:r>
        <w:rPr>
          <w:rFonts w:hint="eastAsia" w:ascii="宋体" w:hAnsi="宋体"/>
          <w:szCs w:val="21"/>
        </w:rPr>
        <w:t>1）政策风险</w:t>
      </w:r>
    </w:p>
    <w:p w14:paraId="0689C98B">
      <w:pPr>
        <w:spacing w:line="360" w:lineRule="auto"/>
        <w:ind w:firstLine="420" w:firstLineChars="200"/>
        <w:rPr>
          <w:rFonts w:hint="eastAsia" w:ascii="宋体" w:hAnsi="宋体"/>
          <w:szCs w:val="21"/>
        </w:rPr>
      </w:pPr>
      <w:r>
        <w:rPr>
          <w:rFonts w:hint="eastAsia" w:ascii="宋体" w:hAnsi="宋体"/>
          <w:szCs w:val="21"/>
        </w:rPr>
        <w:t>场外衍生品（包括互换、场外期权）属于创新业务，监管部门可视业务的开展情况对相关政策和规定进行调整，引起场外衍生品（包括互换、场外期权）业务相关规定、运作方式变化或者证券市场波动，从而给投资者带来损失的风险。</w:t>
      </w:r>
    </w:p>
    <w:p w14:paraId="6F059AD5">
      <w:pPr>
        <w:spacing w:line="360" w:lineRule="auto"/>
        <w:ind w:firstLine="420" w:firstLineChars="200"/>
        <w:rPr>
          <w:rFonts w:hint="eastAsia" w:ascii="宋体" w:hAnsi="宋体"/>
          <w:szCs w:val="21"/>
        </w:rPr>
      </w:pPr>
      <w:r>
        <w:rPr>
          <w:rFonts w:hint="eastAsia" w:ascii="宋体" w:hAnsi="宋体"/>
          <w:szCs w:val="21"/>
        </w:rPr>
        <w:t>2）市场风险</w:t>
      </w:r>
    </w:p>
    <w:p w14:paraId="4511C634">
      <w:pPr>
        <w:spacing w:line="360" w:lineRule="auto"/>
        <w:ind w:firstLine="420" w:firstLineChars="200"/>
        <w:rPr>
          <w:rFonts w:hint="eastAsia" w:ascii="宋体" w:hAnsi="宋体"/>
          <w:szCs w:val="21"/>
        </w:rPr>
      </w:pPr>
      <w:r>
        <w:rPr>
          <w:rFonts w:hint="eastAsia" w:ascii="宋体" w:hAnsi="宋体"/>
          <w:szCs w:val="21"/>
        </w:rPr>
        <w:t>市场风险是指由于场外衍生品（包括互换、场外期权）中挂钩标的的市场价格、市场利率、波动率或相关性等因素的变化，导致投资者收益不确定的风险。</w:t>
      </w:r>
    </w:p>
    <w:p w14:paraId="55ED9739">
      <w:pPr>
        <w:spacing w:line="360" w:lineRule="auto"/>
        <w:ind w:firstLine="420" w:firstLineChars="200"/>
        <w:rPr>
          <w:rFonts w:hint="eastAsia" w:ascii="宋体" w:hAnsi="宋体"/>
          <w:szCs w:val="21"/>
        </w:rPr>
      </w:pPr>
      <w:r>
        <w:rPr>
          <w:rFonts w:hint="eastAsia" w:ascii="宋体" w:hAnsi="宋体"/>
          <w:szCs w:val="21"/>
        </w:rPr>
        <w:t>3）交易对手不能履约的风险</w:t>
      </w:r>
    </w:p>
    <w:p w14:paraId="16CF59D9">
      <w:pPr>
        <w:spacing w:line="360" w:lineRule="auto"/>
        <w:ind w:firstLine="420" w:firstLineChars="200"/>
        <w:rPr>
          <w:rFonts w:hint="eastAsia" w:ascii="宋体" w:hAnsi="宋体"/>
          <w:szCs w:val="21"/>
        </w:rPr>
      </w:pPr>
      <w:r>
        <w:rPr>
          <w:rFonts w:hint="eastAsia" w:ascii="宋体" w:hAnsi="宋体"/>
          <w:szCs w:val="21"/>
        </w:rPr>
        <w:t>交易对手因停业、解散、撤销、破产，或者被有权机构撤销相关业务许可、责令停业整顿等原因不能履行场外衍生品（包括互换、场外期权）中约定的义务，可能给投资者带来损失的风险。</w:t>
      </w:r>
    </w:p>
    <w:p w14:paraId="2BB6A224">
      <w:pPr>
        <w:spacing w:line="360" w:lineRule="auto"/>
        <w:ind w:firstLine="420" w:firstLineChars="200"/>
        <w:rPr>
          <w:rFonts w:hint="eastAsia" w:ascii="宋体" w:hAnsi="宋体"/>
          <w:szCs w:val="21"/>
        </w:rPr>
      </w:pPr>
      <w:r>
        <w:rPr>
          <w:rFonts w:hint="eastAsia" w:ascii="宋体" w:hAnsi="宋体"/>
          <w:szCs w:val="21"/>
        </w:rPr>
        <w:t>6、特定的投资方法及基金财产所投资的特定投资对象可能引起的特定风险</w:t>
      </w:r>
    </w:p>
    <w:p w14:paraId="1876FD6C">
      <w:pPr>
        <w:spacing w:line="360" w:lineRule="auto"/>
        <w:ind w:firstLine="420" w:firstLineChars="200"/>
        <w:rPr>
          <w:rFonts w:hint="eastAsia" w:ascii="宋体" w:hAnsi="宋体"/>
          <w:szCs w:val="21"/>
        </w:rPr>
      </w:pPr>
      <w:r>
        <w:rPr>
          <w:rFonts w:hint="eastAsia" w:ascii="宋体" w:hAnsi="宋体"/>
          <w:szCs w:val="21"/>
        </w:rPr>
        <w:t>本基金采取的投资策略可能存在使基金收益不能达到投资目标或者本金损失的风险。</w:t>
      </w:r>
    </w:p>
    <w:p w14:paraId="27E4D082">
      <w:pPr>
        <w:spacing w:line="360" w:lineRule="auto"/>
        <w:ind w:firstLine="420" w:firstLineChars="200"/>
        <w:rPr>
          <w:rFonts w:hint="eastAsia" w:ascii="宋体" w:hAnsi="宋体"/>
          <w:szCs w:val="21"/>
        </w:rPr>
      </w:pPr>
      <w:r>
        <w:rPr>
          <w:rFonts w:hint="eastAsia" w:ascii="宋体" w:hAnsi="宋体"/>
          <w:szCs w:val="21"/>
        </w:rPr>
        <w:t>7、操作或技术风险</w:t>
      </w:r>
    </w:p>
    <w:p w14:paraId="101FCE84">
      <w:pPr>
        <w:spacing w:line="360" w:lineRule="auto"/>
        <w:ind w:firstLine="420" w:firstLineChars="200"/>
        <w:rPr>
          <w:rFonts w:hint="eastAsia" w:ascii="宋体" w:hAnsi="宋体"/>
          <w:szCs w:val="21"/>
        </w:rPr>
      </w:pPr>
      <w:r>
        <w:rPr>
          <w:rFonts w:hint="eastAsia" w:ascii="宋体" w:hAnsi="宋体"/>
          <w:szCs w:val="21"/>
        </w:rPr>
        <w:t>相关当事人在业务各环节操作过程中，因内部控制存在缺陷或者人为因素造成操作失误或违反操作规程等引致的风险，例如，越权违规交易、会计部门欺诈、交易错误、IT系统故障等风险。</w:t>
      </w:r>
    </w:p>
    <w:p w14:paraId="2F4255C7">
      <w:pPr>
        <w:spacing w:line="360" w:lineRule="auto"/>
        <w:ind w:firstLine="420" w:firstLineChars="200"/>
        <w:rPr>
          <w:rFonts w:hint="eastAsia" w:ascii="宋体" w:hAnsi="宋体"/>
          <w:szCs w:val="21"/>
        </w:rPr>
      </w:pPr>
      <w:r>
        <w:rPr>
          <w:rFonts w:hint="eastAsia" w:ascii="宋体" w:hAnsi="宋体"/>
          <w:szCs w:val="21"/>
        </w:rPr>
        <w:t>在基金的各种交易行为或者后台运作中，可能因为技术系统的故障或者差错而影响交易的正常进行或者导致基金份额持有人的利益受到影响。这种技术风险可能来自基金管理公司、基金服务机构、募集机构、证券交易所、证券注册登记机构等。</w:t>
      </w:r>
    </w:p>
    <w:p w14:paraId="1EE17322">
      <w:pPr>
        <w:spacing w:line="360" w:lineRule="auto"/>
        <w:ind w:firstLine="420" w:firstLineChars="200"/>
        <w:rPr>
          <w:rFonts w:hint="eastAsia" w:ascii="宋体" w:hAnsi="宋体"/>
          <w:szCs w:val="21"/>
        </w:rPr>
      </w:pPr>
      <w:r>
        <w:rPr>
          <w:rFonts w:hint="eastAsia" w:ascii="宋体" w:hAnsi="宋体"/>
          <w:szCs w:val="21"/>
        </w:rPr>
        <w:t>8、基金本身面临的风险</w:t>
      </w:r>
    </w:p>
    <w:p w14:paraId="4A0AAFE6">
      <w:pPr>
        <w:spacing w:line="360" w:lineRule="auto"/>
        <w:ind w:firstLine="420" w:firstLineChars="200"/>
        <w:rPr>
          <w:rFonts w:hint="eastAsia" w:ascii="宋体" w:hAnsi="宋体"/>
          <w:szCs w:val="21"/>
        </w:rPr>
      </w:pPr>
      <w:r>
        <w:rPr>
          <w:rFonts w:hint="eastAsia" w:ascii="宋体" w:hAnsi="宋体"/>
          <w:szCs w:val="21"/>
        </w:rPr>
        <w:t>（1）法律及违约风险</w:t>
      </w:r>
    </w:p>
    <w:p w14:paraId="170AEE83">
      <w:pPr>
        <w:spacing w:line="360" w:lineRule="auto"/>
        <w:ind w:firstLine="420" w:firstLineChars="200"/>
        <w:rPr>
          <w:rFonts w:hint="eastAsia" w:ascii="宋体" w:hAnsi="宋体"/>
          <w:szCs w:val="21"/>
        </w:rPr>
      </w:pPr>
      <w:r>
        <w:rPr>
          <w:rFonts w:hint="eastAsia" w:ascii="宋体" w:hAnsi="宋体"/>
          <w:szCs w:val="21"/>
        </w:rPr>
        <w:t>在本基金的运作过程中，因基金管理人、基金托管人、证券经纪机构等合作方违反国家法律规定或者相关合同约定而可能对基金财产带来风险。</w:t>
      </w:r>
    </w:p>
    <w:p w14:paraId="196CD6E8">
      <w:pPr>
        <w:spacing w:line="360" w:lineRule="auto"/>
        <w:ind w:firstLine="420" w:firstLineChars="200"/>
        <w:rPr>
          <w:rFonts w:hint="eastAsia" w:ascii="宋体" w:hAnsi="宋体"/>
          <w:szCs w:val="21"/>
        </w:rPr>
      </w:pPr>
      <w:r>
        <w:rPr>
          <w:rFonts w:hint="eastAsia" w:ascii="宋体" w:hAnsi="宋体"/>
          <w:szCs w:val="21"/>
        </w:rPr>
        <w:t>（2）购买力风险</w:t>
      </w:r>
    </w:p>
    <w:p w14:paraId="7F7D4869">
      <w:pPr>
        <w:spacing w:line="360" w:lineRule="auto"/>
        <w:ind w:firstLine="420" w:firstLineChars="200"/>
        <w:rPr>
          <w:rFonts w:hint="eastAsia" w:ascii="宋体" w:hAnsi="宋体"/>
          <w:szCs w:val="21"/>
        </w:rPr>
      </w:pPr>
      <w:r>
        <w:rPr>
          <w:rFonts w:hint="eastAsia" w:ascii="宋体" w:hAnsi="宋体"/>
          <w:szCs w:val="21"/>
        </w:rPr>
        <w:t>本基金的目的是基金财产的增值，如果发生通货膨胀，则投资于证券所获得的收益可能会被通货膨胀抵消，从而影响到基金财产的增值。</w:t>
      </w:r>
    </w:p>
    <w:p w14:paraId="044FE4F3">
      <w:pPr>
        <w:spacing w:line="360" w:lineRule="auto"/>
        <w:ind w:firstLine="420" w:firstLineChars="200"/>
        <w:rPr>
          <w:rFonts w:hint="eastAsia" w:ascii="宋体" w:hAnsi="宋体"/>
          <w:szCs w:val="21"/>
        </w:rPr>
      </w:pPr>
      <w:r>
        <w:rPr>
          <w:rFonts w:hint="eastAsia" w:ascii="宋体" w:hAnsi="宋体"/>
          <w:szCs w:val="21"/>
        </w:rPr>
        <w:t>（3）管理人不能承诺基金利益的风险</w:t>
      </w:r>
    </w:p>
    <w:p w14:paraId="080EFB0C">
      <w:pPr>
        <w:spacing w:line="360" w:lineRule="auto"/>
        <w:ind w:firstLine="420" w:firstLineChars="200"/>
        <w:rPr>
          <w:rFonts w:hint="eastAsia" w:ascii="宋体" w:hAnsi="宋体"/>
          <w:szCs w:val="21"/>
        </w:rPr>
      </w:pPr>
      <w:r>
        <w:rPr>
          <w:rFonts w:hint="eastAsia" w:ascii="宋体" w:hAnsi="宋体"/>
          <w:szCs w:val="21"/>
        </w:rPr>
        <w:t>基金利益受多项因素影响，包括证券市场价格波动、投资操作水平、国家政策变化等，基金既有盈利的可能，亦存在亏损的可能。根据相关法律法规规定，管理人不对基金的投资者作出保证本金及其收益的承诺。</w:t>
      </w:r>
    </w:p>
    <w:p w14:paraId="41C1BAC0">
      <w:pPr>
        <w:spacing w:line="360" w:lineRule="auto"/>
        <w:ind w:firstLine="420" w:firstLineChars="200"/>
        <w:rPr>
          <w:rFonts w:hint="eastAsia" w:ascii="宋体" w:hAnsi="宋体"/>
          <w:szCs w:val="21"/>
        </w:rPr>
      </w:pPr>
      <w:r>
        <w:rPr>
          <w:rFonts w:hint="eastAsia" w:ascii="宋体" w:hAnsi="宋体"/>
          <w:szCs w:val="21"/>
        </w:rPr>
        <w:t>（4）基金终止的风险</w:t>
      </w:r>
    </w:p>
    <w:p w14:paraId="402624DA">
      <w:pPr>
        <w:spacing w:line="360" w:lineRule="auto"/>
        <w:ind w:firstLine="420" w:firstLineChars="200"/>
        <w:rPr>
          <w:rFonts w:hint="eastAsia" w:ascii="宋体" w:hAnsi="宋体"/>
          <w:szCs w:val="21"/>
        </w:rPr>
      </w:pPr>
      <w:r>
        <w:rPr>
          <w:rFonts w:hint="eastAsia" w:ascii="宋体" w:hAnsi="宋体"/>
          <w:szCs w:val="21"/>
        </w:rPr>
        <w:t>如果发生本合同所规定的基金终止的情形，管理人将卖出基金财产所投资之全部品种，并终止基金，由此可能导致基金财产遭受损失。</w:t>
      </w:r>
    </w:p>
    <w:p w14:paraId="12609584">
      <w:pPr>
        <w:spacing w:line="360" w:lineRule="auto"/>
        <w:ind w:firstLine="420" w:firstLineChars="200"/>
        <w:rPr>
          <w:rFonts w:hint="eastAsia" w:ascii="宋体" w:hAnsi="宋体"/>
          <w:szCs w:val="21"/>
        </w:rPr>
      </w:pPr>
      <w:r>
        <w:rPr>
          <w:rFonts w:hint="eastAsia" w:ascii="宋体" w:hAnsi="宋体"/>
          <w:szCs w:val="21"/>
        </w:rPr>
        <w:t>（</w:t>
      </w:r>
      <w:r>
        <w:rPr>
          <w:rFonts w:ascii="宋体" w:hAnsi="宋体"/>
          <w:szCs w:val="21"/>
        </w:rPr>
        <w:t>5）基金止损风险</w:t>
      </w:r>
    </w:p>
    <w:p w14:paraId="1E54A606">
      <w:pPr>
        <w:spacing w:line="360" w:lineRule="auto"/>
        <w:ind w:firstLine="420" w:firstLineChars="200"/>
        <w:rPr>
          <w:rFonts w:hint="eastAsia" w:ascii="宋体" w:hAnsi="宋体"/>
          <w:szCs w:val="21"/>
        </w:rPr>
      </w:pPr>
      <w:r>
        <w:rPr>
          <w:rFonts w:hint="eastAsia" w:ascii="宋体" w:hAnsi="宋体"/>
          <w:szCs w:val="21"/>
        </w:rPr>
        <w:t>本基金达到止损线时，由于基金管理人强制止损带来的净值损失。</w:t>
      </w:r>
    </w:p>
    <w:p w14:paraId="3071E915">
      <w:pPr>
        <w:spacing w:line="360" w:lineRule="auto"/>
        <w:ind w:firstLine="420" w:firstLineChars="200"/>
        <w:rPr>
          <w:rFonts w:hint="eastAsia" w:ascii="宋体" w:hAnsi="宋体"/>
          <w:szCs w:val="21"/>
        </w:rPr>
      </w:pPr>
      <w:r>
        <w:rPr>
          <w:rFonts w:hint="eastAsia" w:ascii="宋体" w:hAnsi="宋体"/>
          <w:szCs w:val="21"/>
        </w:rPr>
        <w:t>当基金份额净值达到止损线</w:t>
      </w:r>
      <w:del w:id="1139" w:author="tongweiwei" w:date="2025-02-07T14:03:51Z">
        <w:r>
          <w:rPr>
            <w:rFonts w:ascii="宋体" w:hAnsi="宋体"/>
            <w:szCs w:val="21"/>
          </w:rPr>
          <w:delText>0.86</w:delText>
        </w:r>
      </w:del>
      <w:ins w:id="1140" w:author="tongweiwei" w:date="2025-02-07T14:03:51Z">
        <w:r>
          <w:rPr>
            <w:rFonts w:hint="eastAsia" w:ascii="宋体" w:hAnsi="宋体"/>
            <w:szCs w:val="21"/>
            <w:lang w:eastAsia="zh-CN"/>
          </w:rPr>
          <w:t>0.90</w:t>
        </w:r>
      </w:ins>
      <w:r>
        <w:rPr>
          <w:rFonts w:ascii="宋体" w:hAnsi="宋体"/>
          <w:szCs w:val="21"/>
        </w:rPr>
        <w:t>元时，基金管理人将进行强制止损，将持仓标的或衍生品平仓变现，可能导致基金终止时基金份额净值低于</w:t>
      </w:r>
      <w:del w:id="1141" w:author="tongweiwei" w:date="2025-02-07T14:03:51Z">
        <w:r>
          <w:rPr>
            <w:rFonts w:ascii="宋体" w:hAnsi="宋体"/>
            <w:szCs w:val="21"/>
          </w:rPr>
          <w:delText>0.86</w:delText>
        </w:r>
      </w:del>
      <w:ins w:id="1142" w:author="tongweiwei" w:date="2025-02-07T14:03:51Z">
        <w:r>
          <w:rPr>
            <w:rFonts w:hint="eastAsia" w:ascii="宋体" w:hAnsi="宋体"/>
            <w:szCs w:val="21"/>
            <w:lang w:eastAsia="zh-CN"/>
          </w:rPr>
          <w:t>0.90</w:t>
        </w:r>
      </w:ins>
      <w:r>
        <w:rPr>
          <w:rFonts w:ascii="宋体" w:hAnsi="宋体"/>
          <w:szCs w:val="21"/>
        </w:rPr>
        <w:t>元。</w:t>
      </w:r>
    </w:p>
    <w:p w14:paraId="1D078740">
      <w:pPr>
        <w:spacing w:line="360" w:lineRule="auto"/>
        <w:ind w:firstLine="420" w:firstLineChars="200"/>
        <w:rPr>
          <w:rFonts w:hint="eastAsia" w:ascii="宋体" w:hAnsi="宋体"/>
          <w:szCs w:val="21"/>
        </w:rPr>
      </w:pPr>
      <w:r>
        <w:rPr>
          <w:rFonts w:hint="eastAsia" w:ascii="宋体" w:hAnsi="宋体"/>
          <w:szCs w:val="21"/>
        </w:rPr>
        <w:t>（6）根据本合同的风险补偿安排，基金收益分配时特定级(B级)份额可能无法或者无能力补足普通级(A级)份额本金，基金存在不盈利甚至亏损的可能，且托管人对此不承担任何责任。</w:t>
      </w:r>
    </w:p>
    <w:p w14:paraId="44DC53B4">
      <w:pPr>
        <w:spacing w:line="360" w:lineRule="auto"/>
        <w:ind w:firstLine="420" w:firstLineChars="200"/>
        <w:rPr>
          <w:rFonts w:hint="eastAsia" w:ascii="宋体" w:hAnsi="宋体"/>
          <w:szCs w:val="21"/>
        </w:rPr>
      </w:pPr>
      <w:r>
        <w:rPr>
          <w:rFonts w:hint="eastAsia" w:ascii="宋体" w:hAnsi="宋体"/>
          <w:szCs w:val="21"/>
        </w:rPr>
        <w:t>9、相关机构的经营风险</w:t>
      </w:r>
    </w:p>
    <w:p w14:paraId="5383F5BC">
      <w:pPr>
        <w:spacing w:line="360" w:lineRule="auto"/>
        <w:ind w:firstLine="420" w:firstLineChars="200"/>
        <w:rPr>
          <w:rFonts w:hint="eastAsia" w:ascii="宋体" w:hAnsi="宋体"/>
          <w:szCs w:val="21"/>
        </w:rPr>
      </w:pPr>
      <w:r>
        <w:rPr>
          <w:rFonts w:hint="eastAsia" w:ascii="宋体" w:hAnsi="宋体"/>
          <w:szCs w:val="21"/>
        </w:rPr>
        <w:t>（1）基金管理人经营风险</w:t>
      </w:r>
    </w:p>
    <w:p w14:paraId="087702DE">
      <w:pPr>
        <w:spacing w:line="360" w:lineRule="auto"/>
        <w:ind w:firstLine="420" w:firstLineChars="200"/>
        <w:rPr>
          <w:rFonts w:hint="eastAsia" w:ascii="宋体" w:hAnsi="宋体"/>
          <w:szCs w:val="21"/>
        </w:rPr>
      </w:pPr>
      <w:r>
        <w:rPr>
          <w:rFonts w:hint="eastAsia" w:ascii="宋体" w:hAnsi="宋体"/>
          <w:szCs w:val="21"/>
        </w:rPr>
        <w:t>按照我国金融监管法律规定，虽基金管理人相信其本身将按照相关法律的规定进行营运及管理，但无法保证其本身可以永久维持符合监管部门的金融监管法律。如在基金存续期间基金管理人无法继续经营基金业务，则可能会对基金产生不利影响。</w:t>
      </w:r>
    </w:p>
    <w:p w14:paraId="58B5C2C2">
      <w:pPr>
        <w:spacing w:line="360" w:lineRule="auto"/>
        <w:ind w:firstLine="420" w:firstLineChars="200"/>
        <w:rPr>
          <w:rFonts w:hint="eastAsia" w:ascii="宋体" w:hAnsi="宋体"/>
          <w:szCs w:val="21"/>
        </w:rPr>
      </w:pPr>
      <w:r>
        <w:rPr>
          <w:rFonts w:hint="eastAsia" w:ascii="宋体" w:hAnsi="宋体"/>
          <w:szCs w:val="21"/>
        </w:rPr>
        <w:t>（2）基金托管人经营风险</w:t>
      </w:r>
    </w:p>
    <w:p w14:paraId="4FFD6A96">
      <w:pPr>
        <w:spacing w:line="360" w:lineRule="auto"/>
        <w:ind w:firstLine="420" w:firstLineChars="200"/>
        <w:rPr>
          <w:rFonts w:hint="eastAsia" w:ascii="宋体" w:hAnsi="宋体"/>
          <w:szCs w:val="21"/>
        </w:rPr>
      </w:pPr>
      <w:r>
        <w:rPr>
          <w:rFonts w:hint="eastAsia" w:ascii="宋体" w:hAnsi="宋体"/>
          <w:szCs w:val="21"/>
        </w:rPr>
        <w:t>按照我国金融监管法律规定，基金托管人须获得中国证监会核准的证券投资基金托管资格方可从事托管业务。虽基金托管人相信其本身将按照相关法律的规定进行营运及管理，但无法保证其本身可以永久维持符合监管部门的金融监管法律。如在基金存续期间基金托管人无法继续从事托管业务，则可能会对基金产生不利影响。</w:t>
      </w:r>
    </w:p>
    <w:p w14:paraId="47EEDBBA">
      <w:pPr>
        <w:spacing w:line="360" w:lineRule="auto"/>
        <w:ind w:firstLine="420" w:firstLineChars="200"/>
        <w:rPr>
          <w:rFonts w:hint="eastAsia" w:ascii="宋体" w:hAnsi="宋体"/>
          <w:szCs w:val="21"/>
        </w:rPr>
      </w:pPr>
      <w:r>
        <w:rPr>
          <w:rFonts w:hint="eastAsia" w:ascii="宋体" w:hAnsi="宋体"/>
          <w:szCs w:val="21"/>
        </w:rPr>
        <w:t>（3）证券、期货经纪商经营风险</w:t>
      </w:r>
    </w:p>
    <w:p w14:paraId="3170433E">
      <w:pPr>
        <w:spacing w:line="360" w:lineRule="auto"/>
        <w:ind w:firstLine="420" w:firstLineChars="200"/>
        <w:rPr>
          <w:rFonts w:hint="eastAsia" w:ascii="宋体" w:hAnsi="宋体"/>
          <w:szCs w:val="21"/>
        </w:rPr>
      </w:pPr>
      <w:r>
        <w:rPr>
          <w:rFonts w:hint="eastAsia" w:ascii="宋体" w:hAnsi="宋体"/>
          <w:szCs w:val="21"/>
        </w:rPr>
        <w:t>按照我国金融监管法律规定，证券、期货公司须获得中国证监会核准的证券、期货经营资格方可从事证券、期货业务。虽证券、期货经纪商相信其本身将按照相关法律的规定进行营运及管理，但无法保证其本身可以永久维持符合监管部门的金融监管法律。如在基金存续期间证券、期货经纪商无法继续从事证券、期货业务，则可能会对基金产生不利影响。</w:t>
      </w:r>
    </w:p>
    <w:p w14:paraId="3AD05EBE">
      <w:pPr>
        <w:spacing w:line="360" w:lineRule="auto"/>
        <w:ind w:firstLine="420" w:firstLineChars="200"/>
        <w:rPr>
          <w:rFonts w:hint="eastAsia" w:ascii="宋体" w:hAnsi="宋体"/>
          <w:szCs w:val="21"/>
        </w:rPr>
      </w:pPr>
      <w:r>
        <w:rPr>
          <w:rFonts w:hint="eastAsia" w:ascii="宋体" w:hAnsi="宋体"/>
          <w:szCs w:val="21"/>
        </w:rPr>
        <w:t>10、关联交易风险</w:t>
      </w:r>
    </w:p>
    <w:p w14:paraId="66CF61DC">
      <w:pPr>
        <w:spacing w:line="360" w:lineRule="auto"/>
        <w:ind w:firstLine="420" w:firstLineChars="200"/>
        <w:rPr>
          <w:rFonts w:hint="eastAsia" w:ascii="宋体" w:hAnsi="宋体"/>
          <w:szCs w:val="21"/>
        </w:rPr>
      </w:pPr>
      <w:r>
        <w:rPr>
          <w:rFonts w:hint="eastAsia" w:ascii="宋体" w:hAnsi="宋体"/>
          <w:szCs w:val="21"/>
        </w:rPr>
        <w:t>本基金可投资于由基金管理人、基金托管人或其关联方管理的产品或者与基金管理人、基金托管人或其关联方进行交易，这构成基金管理人与本基金的关联交易，存在关联交易风险。</w:t>
      </w:r>
    </w:p>
    <w:p w14:paraId="3CEA0FA9">
      <w:pPr>
        <w:spacing w:line="360" w:lineRule="auto"/>
        <w:ind w:firstLine="420" w:firstLineChars="200"/>
        <w:rPr>
          <w:rFonts w:hint="eastAsia" w:ascii="宋体" w:hAnsi="宋体"/>
          <w:szCs w:val="21"/>
        </w:rPr>
      </w:pPr>
      <w:r>
        <w:rPr>
          <w:rFonts w:hint="eastAsia" w:ascii="宋体" w:hAnsi="宋体"/>
          <w:szCs w:val="21"/>
        </w:rPr>
        <w:t>11、净值波动风险</w:t>
      </w:r>
    </w:p>
    <w:p w14:paraId="7A679EF5">
      <w:pPr>
        <w:spacing w:line="360" w:lineRule="auto"/>
        <w:ind w:firstLine="420" w:firstLineChars="200"/>
        <w:rPr>
          <w:rFonts w:hint="eastAsia" w:ascii="宋体" w:hAnsi="宋体"/>
          <w:szCs w:val="21"/>
        </w:rPr>
      </w:pPr>
      <w:r>
        <w:rPr>
          <w:rFonts w:hint="eastAsia" w:ascii="宋体" w:hAnsi="宋体"/>
          <w:szCs w:val="21"/>
        </w:rPr>
        <w:t>按照本合同第十六章的估值方法，当本基金投资于基金管理公司及其子公司资产管理计划、证券公司及其子公司资产管理计划、信托计划、保险资产管理计划、期货公司资产管理计划、私募投资基金、有限合伙份额，有如下情形之一时：</w:t>
      </w:r>
    </w:p>
    <w:p w14:paraId="744A11AA">
      <w:pPr>
        <w:spacing w:line="360" w:lineRule="auto"/>
        <w:ind w:firstLine="420" w:firstLineChars="200"/>
        <w:rPr>
          <w:rFonts w:hint="eastAsia" w:ascii="宋体" w:hAnsi="宋体"/>
          <w:szCs w:val="21"/>
        </w:rPr>
      </w:pPr>
      <w:r>
        <w:rPr>
          <w:rFonts w:hint="eastAsia" w:ascii="宋体" w:hAnsi="宋体"/>
          <w:szCs w:val="21"/>
        </w:rPr>
        <w:t>（1）估值日无法及时获取上述投资品种的最新估值价格；</w:t>
      </w:r>
    </w:p>
    <w:p w14:paraId="58949FEA">
      <w:pPr>
        <w:spacing w:line="360" w:lineRule="auto"/>
        <w:ind w:firstLine="420" w:firstLineChars="200"/>
        <w:rPr>
          <w:rFonts w:hint="eastAsia" w:ascii="宋体" w:hAnsi="宋体"/>
          <w:szCs w:val="21"/>
        </w:rPr>
      </w:pPr>
      <w:r>
        <w:rPr>
          <w:rFonts w:hint="eastAsia" w:ascii="宋体" w:hAnsi="宋体"/>
          <w:szCs w:val="21"/>
        </w:rPr>
        <w:t>（2）投资上述品种后无法及时确认，上述投资品种在投资确认前估值价格波动；</w:t>
      </w:r>
    </w:p>
    <w:p w14:paraId="58C7C945">
      <w:pPr>
        <w:spacing w:line="360" w:lineRule="auto"/>
        <w:ind w:firstLine="420" w:firstLineChars="200"/>
        <w:rPr>
          <w:rFonts w:hint="eastAsia" w:ascii="宋体" w:hAnsi="宋体"/>
          <w:szCs w:val="21"/>
        </w:rPr>
      </w:pPr>
      <w:r>
        <w:rPr>
          <w:rFonts w:hint="eastAsia" w:ascii="宋体" w:hAnsi="宋体"/>
          <w:szCs w:val="21"/>
        </w:rPr>
        <w:t>（3）估值日取得的上述投资品种的最新估值价格没有或无法排除影响估值价格的因素（例如在估值日无法排除业绩报酬对估值价格的影响）；</w:t>
      </w:r>
    </w:p>
    <w:p w14:paraId="0381402D">
      <w:pPr>
        <w:spacing w:line="360" w:lineRule="auto"/>
        <w:ind w:firstLine="420" w:firstLineChars="200"/>
        <w:rPr>
          <w:rFonts w:hint="eastAsia" w:ascii="宋体" w:hAnsi="宋体"/>
          <w:szCs w:val="21"/>
        </w:rPr>
      </w:pPr>
      <w:r>
        <w:rPr>
          <w:rFonts w:hint="eastAsia" w:ascii="宋体" w:hAnsi="宋体"/>
          <w:szCs w:val="21"/>
        </w:rPr>
        <w:t>（4）按照预期收益率反应的估值价格与实际兑付的收益产生差异；</w:t>
      </w:r>
    </w:p>
    <w:p w14:paraId="1087A53D">
      <w:pPr>
        <w:spacing w:line="360" w:lineRule="auto"/>
        <w:ind w:firstLine="420" w:firstLineChars="200"/>
        <w:rPr>
          <w:rFonts w:hint="eastAsia" w:ascii="宋体" w:hAnsi="宋体"/>
          <w:szCs w:val="21"/>
        </w:rPr>
      </w:pPr>
      <w:r>
        <w:rPr>
          <w:rFonts w:hint="eastAsia" w:ascii="宋体" w:hAnsi="宋体"/>
          <w:szCs w:val="21"/>
        </w:rPr>
        <w:t>可能导致本基金的净值波动风险。</w:t>
      </w:r>
    </w:p>
    <w:p w14:paraId="3EDAD30D">
      <w:pPr>
        <w:spacing w:line="360" w:lineRule="auto"/>
        <w:ind w:firstLine="420" w:firstLineChars="200"/>
        <w:rPr>
          <w:rFonts w:hint="eastAsia" w:ascii="宋体" w:hAnsi="宋体"/>
          <w:szCs w:val="21"/>
        </w:rPr>
      </w:pPr>
      <w:r>
        <w:rPr>
          <w:rFonts w:hint="eastAsia" w:ascii="宋体" w:hAnsi="宋体"/>
          <w:szCs w:val="21"/>
        </w:rPr>
        <w:t>12、融资融券交易风险（如有）</w:t>
      </w:r>
    </w:p>
    <w:p w14:paraId="6BDF74E8">
      <w:pPr>
        <w:spacing w:line="360" w:lineRule="auto"/>
        <w:ind w:firstLine="420" w:firstLineChars="200"/>
        <w:rPr>
          <w:rFonts w:hint="eastAsia" w:ascii="宋体" w:hAnsi="宋体"/>
          <w:szCs w:val="21"/>
        </w:rPr>
      </w:pPr>
      <w:r>
        <w:rPr>
          <w:rFonts w:hint="eastAsia" w:ascii="宋体" w:hAnsi="宋体"/>
          <w:szCs w:val="21"/>
        </w:rPr>
        <w:t>（</w:t>
      </w:r>
      <w:r>
        <w:rPr>
          <w:rFonts w:ascii="宋体" w:hAnsi="宋体"/>
          <w:szCs w:val="21"/>
        </w:rPr>
        <w:t>1）可能放大投资损失的风险</w:t>
      </w:r>
    </w:p>
    <w:p w14:paraId="7694EAA7">
      <w:pPr>
        <w:spacing w:line="360" w:lineRule="auto"/>
        <w:ind w:firstLine="420" w:firstLineChars="200"/>
        <w:rPr>
          <w:rFonts w:hint="eastAsia" w:ascii="宋体" w:hAnsi="宋体"/>
          <w:szCs w:val="21"/>
        </w:rPr>
      </w:pPr>
      <w:r>
        <w:rPr>
          <w:rFonts w:ascii="宋体" w:hAnsi="宋体"/>
          <w:szCs w:val="21"/>
        </w:rPr>
        <w:t>融资融券业务具有杠杆效应，它在放大投资收益的同时也必然放大投资风险。将股票作为担保品进行融资融券交易时，既需要承担原有的股票价格下跌带来的风险，又得承担融资买入或融券卖出股票带来的风险，同时还须支付相应的利息和费用，由此承担的风险可能远远超过普通证券交易。</w:t>
      </w:r>
    </w:p>
    <w:p w14:paraId="49FB0AF8">
      <w:pPr>
        <w:spacing w:line="360" w:lineRule="auto"/>
        <w:ind w:firstLine="315" w:firstLineChars="150"/>
        <w:rPr>
          <w:rFonts w:hint="eastAsia" w:ascii="宋体" w:hAnsi="宋体"/>
          <w:szCs w:val="21"/>
        </w:rPr>
      </w:pPr>
      <w:r>
        <w:rPr>
          <w:rFonts w:ascii="宋体" w:hAnsi="宋体"/>
          <w:szCs w:val="21"/>
        </w:rPr>
        <w:t xml:space="preserve"> （2）特有的卖空风险</w:t>
      </w:r>
    </w:p>
    <w:p w14:paraId="3EE0A123">
      <w:pPr>
        <w:spacing w:line="360" w:lineRule="auto"/>
        <w:ind w:firstLine="420" w:firstLineChars="200"/>
        <w:rPr>
          <w:rFonts w:hint="eastAsia" w:ascii="宋体" w:hAnsi="宋体"/>
          <w:szCs w:val="21"/>
        </w:rPr>
      </w:pPr>
      <w:r>
        <w:rPr>
          <w:rFonts w:ascii="宋体" w:hAnsi="宋体"/>
          <w:szCs w:val="21"/>
        </w:rPr>
        <w:t>融资融券交易中的融券交易存在着与普通证券截然不同的风险——卖空风险。普通证券投资发生的损失是有限的，最多不会超过本基金投入的全部本金，但是融券交易的负债在理论上可以无限扩大，因为证券上涨的幅度是没有上限的，而证券涨得越多，融券负债的规模就越大。</w:t>
      </w:r>
    </w:p>
    <w:p w14:paraId="4A929BC6">
      <w:pPr>
        <w:spacing w:line="360" w:lineRule="auto"/>
        <w:ind w:firstLine="420" w:firstLineChars="200"/>
        <w:rPr>
          <w:rFonts w:hint="eastAsia" w:ascii="宋体" w:hAnsi="宋体"/>
          <w:szCs w:val="21"/>
        </w:rPr>
      </w:pPr>
      <w:r>
        <w:rPr>
          <w:rFonts w:ascii="宋体" w:hAnsi="宋体"/>
          <w:szCs w:val="21"/>
        </w:rPr>
        <w:t xml:space="preserve"> （3）利率变动带来的成本加大风险</w:t>
      </w:r>
    </w:p>
    <w:p w14:paraId="756ECF85">
      <w:pPr>
        <w:spacing w:line="360" w:lineRule="auto"/>
        <w:ind w:firstLine="420" w:firstLineChars="200"/>
        <w:rPr>
          <w:rFonts w:hint="eastAsia" w:ascii="宋体" w:hAnsi="宋体"/>
          <w:szCs w:val="21"/>
        </w:rPr>
      </w:pPr>
      <w:r>
        <w:rPr>
          <w:rFonts w:hint="eastAsia" w:ascii="宋体" w:hAnsi="宋体"/>
          <w:szCs w:val="21"/>
        </w:rPr>
        <w:t>如果在从事融资融券交易期间，中国人民银行规定的同期贷款基准利率调高，证券公司将相应调高融资利率或融券费率，投资成本也因为利率的上调而增加，将面临融资融券成本增加的风险。</w:t>
      </w:r>
    </w:p>
    <w:p w14:paraId="371C244B">
      <w:pPr>
        <w:spacing w:line="360" w:lineRule="auto"/>
        <w:ind w:firstLine="420" w:firstLineChars="200"/>
        <w:rPr>
          <w:rFonts w:hint="eastAsia" w:ascii="宋体" w:hAnsi="宋体"/>
          <w:szCs w:val="21"/>
        </w:rPr>
      </w:pPr>
      <w:r>
        <w:rPr>
          <w:rFonts w:hint="eastAsia" w:ascii="宋体" w:hAnsi="宋体"/>
          <w:szCs w:val="21"/>
        </w:rPr>
        <w:t>（</w:t>
      </w:r>
      <w:r>
        <w:rPr>
          <w:rFonts w:ascii="宋体" w:hAnsi="宋体"/>
          <w:szCs w:val="21"/>
        </w:rPr>
        <w:t>4）通知送达风险</w:t>
      </w:r>
    </w:p>
    <w:p w14:paraId="4DA91834">
      <w:pPr>
        <w:spacing w:line="360" w:lineRule="auto"/>
        <w:ind w:firstLine="420" w:firstLineChars="200"/>
        <w:rPr>
          <w:rFonts w:hint="eastAsia" w:ascii="宋体" w:hAnsi="宋体"/>
          <w:szCs w:val="21"/>
        </w:rPr>
      </w:pPr>
      <w:r>
        <w:rPr>
          <w:rFonts w:hint="eastAsia" w:ascii="宋体" w:hAnsi="宋体"/>
          <w:szCs w:val="21"/>
        </w:rPr>
        <w:t>在融资融券交易过程中，相关信息的通知送达至关重要。《融资融券合同》中通常会约定通知送达的具体方式、内容和要求。当证券公司按照《融资融券合同》要求履行了通知义务后即视为送达，则若未能关注到通知内容并采取相应措施，就可能因此承担不利后果。</w:t>
      </w:r>
    </w:p>
    <w:p w14:paraId="6B125D40">
      <w:pPr>
        <w:spacing w:line="360" w:lineRule="auto"/>
        <w:ind w:firstLine="420" w:firstLineChars="200"/>
        <w:rPr>
          <w:rFonts w:hint="eastAsia" w:ascii="宋体" w:hAnsi="宋体"/>
          <w:szCs w:val="21"/>
        </w:rPr>
      </w:pPr>
      <w:r>
        <w:rPr>
          <w:rFonts w:hint="eastAsia" w:ascii="宋体" w:hAnsi="宋体"/>
          <w:szCs w:val="21"/>
        </w:rPr>
        <w:t>（</w:t>
      </w:r>
      <w:r>
        <w:rPr>
          <w:rFonts w:ascii="宋体" w:hAnsi="宋体"/>
          <w:szCs w:val="21"/>
        </w:rPr>
        <w:t>5）强制平仓风险</w:t>
      </w:r>
    </w:p>
    <w:p w14:paraId="3A9062B3">
      <w:pPr>
        <w:spacing w:line="360" w:lineRule="auto"/>
        <w:ind w:firstLine="420" w:firstLineChars="200"/>
        <w:rPr>
          <w:rFonts w:hint="eastAsia" w:ascii="宋体" w:hAnsi="宋体"/>
          <w:szCs w:val="21"/>
        </w:rPr>
      </w:pPr>
      <w:r>
        <w:rPr>
          <w:rFonts w:hint="eastAsia" w:ascii="宋体" w:hAnsi="宋体"/>
          <w:szCs w:val="21"/>
        </w:rPr>
        <w:t>融资融券交易中，本基金与证券公司间除了普通交易的委托买卖关系外，还存在着较为复杂的债权债务关系，以及由于债权债务产生的信托关系和担保关系。证券公司为保护自身债权，对本基金信用账户的资产负债情况实时监控，在一定条件下可以对本基金担保资产执行强制平仓。</w:t>
      </w:r>
    </w:p>
    <w:p w14:paraId="50275002">
      <w:pPr>
        <w:spacing w:line="360" w:lineRule="auto"/>
        <w:ind w:firstLine="315" w:firstLineChars="150"/>
        <w:rPr>
          <w:rFonts w:hint="eastAsia" w:ascii="宋体" w:hAnsi="宋体"/>
          <w:szCs w:val="21"/>
        </w:rPr>
      </w:pPr>
      <w:r>
        <w:rPr>
          <w:rFonts w:hint="eastAsia" w:ascii="宋体" w:hAnsi="宋体"/>
          <w:szCs w:val="21"/>
        </w:rPr>
        <w:t>（</w:t>
      </w:r>
      <w:r>
        <w:rPr>
          <w:rFonts w:ascii="宋体" w:hAnsi="宋体"/>
          <w:szCs w:val="21"/>
        </w:rPr>
        <w:t>6）提前了结债务的风险</w:t>
      </w:r>
    </w:p>
    <w:p w14:paraId="0F35348C">
      <w:pPr>
        <w:spacing w:line="360" w:lineRule="auto"/>
        <w:ind w:firstLine="420" w:firstLineChars="200"/>
        <w:rPr>
          <w:rFonts w:hint="eastAsia" w:ascii="宋体" w:hAnsi="宋体"/>
          <w:szCs w:val="21"/>
        </w:rPr>
      </w:pPr>
      <w:r>
        <w:rPr>
          <w:rFonts w:hint="eastAsia" w:ascii="宋体" w:hAnsi="宋体"/>
          <w:szCs w:val="21"/>
        </w:rPr>
        <w:t>在融资融券交易中，证券公司可能在融资融券合同中与本基金约定提前了结融资融券债务的条款，本基金在从事融资融券交易期间，如果发生融资融券标的证券范围调整、标的证券暂停交易或终止上市等情况，根据本基金与证券公司签订的合同条款，本基金将可能面临被证券公司提前了结融资融券交易的风险，并可能由此给本基金造成损失。</w:t>
      </w:r>
    </w:p>
    <w:p w14:paraId="072D8DD8">
      <w:pPr>
        <w:spacing w:line="360" w:lineRule="auto"/>
        <w:ind w:firstLine="315" w:firstLineChars="150"/>
        <w:rPr>
          <w:rFonts w:hint="eastAsia" w:ascii="宋体" w:hAnsi="宋体"/>
          <w:szCs w:val="21"/>
        </w:rPr>
      </w:pPr>
      <w:r>
        <w:rPr>
          <w:rFonts w:hint="eastAsia" w:ascii="宋体" w:hAnsi="宋体"/>
          <w:szCs w:val="21"/>
        </w:rPr>
        <w:t>（</w:t>
      </w:r>
      <w:r>
        <w:rPr>
          <w:rFonts w:ascii="宋体" w:hAnsi="宋体"/>
          <w:szCs w:val="21"/>
        </w:rPr>
        <w:t>7）监管风险</w:t>
      </w:r>
    </w:p>
    <w:p w14:paraId="79A746AC">
      <w:pPr>
        <w:spacing w:line="360" w:lineRule="auto"/>
        <w:ind w:firstLine="420" w:firstLineChars="200"/>
        <w:rPr>
          <w:rFonts w:hint="eastAsia" w:ascii="宋体" w:hAnsi="宋体"/>
          <w:szCs w:val="21"/>
        </w:rPr>
      </w:pPr>
      <w:r>
        <w:rPr>
          <w:rFonts w:hint="eastAsia" w:ascii="宋体" w:hAnsi="宋体"/>
          <w:szCs w:val="21"/>
        </w:rPr>
        <w:t>在融资融券交易出现异常或市场出现系统性风险时，监管部门、证券交易所和证券公司都将可能对融资融券交易采取相应措施，例如提高可充抵保证金证券的折算率、融资或融券保证金比例、维持担保比例和强制平仓的条件等，以维护市场平稳运行。这些措施将可能给本金带来杠杆效应降低、甚至提前进入追加担保物或强制平仓状态等潜在损失。</w:t>
      </w:r>
      <w:r>
        <w:rPr>
          <w:rFonts w:ascii="宋体" w:hAnsi="宋体"/>
          <w:szCs w:val="21"/>
        </w:rPr>
        <w:t xml:space="preserve"> </w:t>
      </w:r>
    </w:p>
    <w:p w14:paraId="214F1EF6">
      <w:pPr>
        <w:spacing w:line="360" w:lineRule="auto"/>
        <w:ind w:firstLine="420" w:firstLineChars="200"/>
        <w:rPr>
          <w:rFonts w:hint="eastAsia" w:ascii="宋体" w:hAnsi="宋体"/>
          <w:szCs w:val="21"/>
        </w:rPr>
      </w:pPr>
      <w:r>
        <w:rPr>
          <w:rFonts w:hint="eastAsia" w:ascii="宋体" w:hAnsi="宋体"/>
          <w:szCs w:val="21"/>
        </w:rPr>
        <w:t xml:space="preserve">13、港股通交易风险（如有） </w:t>
      </w:r>
    </w:p>
    <w:p w14:paraId="73637B30">
      <w:pPr>
        <w:spacing w:line="360" w:lineRule="auto"/>
        <w:ind w:firstLine="420" w:firstLineChars="200"/>
        <w:rPr>
          <w:rFonts w:hint="eastAsia" w:ascii="宋体" w:hAnsi="宋体"/>
          <w:szCs w:val="21"/>
        </w:rPr>
      </w:pPr>
      <w:r>
        <w:rPr>
          <w:rFonts w:hint="eastAsia" w:ascii="宋体" w:hAnsi="宋体"/>
          <w:szCs w:val="21"/>
        </w:rPr>
        <w:t xml:space="preserve">（1）投资范围限制与调整风险 </w:t>
      </w:r>
    </w:p>
    <w:p w14:paraId="4A79C6A4">
      <w:pPr>
        <w:spacing w:line="360" w:lineRule="auto"/>
        <w:ind w:firstLine="420" w:firstLineChars="200"/>
        <w:rPr>
          <w:rFonts w:hint="eastAsia" w:ascii="宋体" w:hAnsi="宋体"/>
          <w:szCs w:val="21"/>
        </w:rPr>
      </w:pPr>
      <w:r>
        <w:rPr>
          <w:rFonts w:hint="eastAsia" w:ascii="宋体" w:hAnsi="宋体"/>
          <w:szCs w:val="21"/>
        </w:rPr>
        <w:t xml:space="preserve">通过港股通买卖的股票存在一定的范围限制，且港股通股票名单会动态调整。投资者应当关注最新的港股通股票名单。对于被调出的港股通股票，自调整之日起，投资者将不得再行买入。 </w:t>
      </w:r>
    </w:p>
    <w:p w14:paraId="3CC65220">
      <w:pPr>
        <w:spacing w:line="360" w:lineRule="auto"/>
        <w:ind w:firstLine="420" w:firstLineChars="200"/>
        <w:rPr>
          <w:rFonts w:hint="eastAsia" w:ascii="宋体" w:hAnsi="宋体"/>
          <w:szCs w:val="21"/>
        </w:rPr>
      </w:pPr>
      <w:r>
        <w:rPr>
          <w:rFonts w:hint="eastAsia" w:ascii="宋体" w:hAnsi="宋体"/>
          <w:szCs w:val="21"/>
        </w:rPr>
        <w:t xml:space="preserve">（2）投资额度限制风险 </w:t>
      </w:r>
    </w:p>
    <w:p w14:paraId="1F497995">
      <w:pPr>
        <w:spacing w:line="360" w:lineRule="auto"/>
        <w:ind w:firstLine="420" w:firstLineChars="200"/>
        <w:rPr>
          <w:rFonts w:hint="eastAsia" w:ascii="宋体" w:hAnsi="宋体"/>
          <w:szCs w:val="21"/>
        </w:rPr>
      </w:pPr>
      <w:r>
        <w:rPr>
          <w:rFonts w:hint="eastAsia" w:ascii="宋体" w:hAnsi="宋体"/>
          <w:szCs w:val="21"/>
        </w:rPr>
        <w:t xml:space="preserve">港股通业务试点期间存在每日额度。在香港联合交易所有限公司（以下简称“联交所”）开市前阶段，当日额度使用完毕的，新增的买单申报将面临失败的风险；在联交所持续交易时段，当日额度使用完毕的，当日投资者将面临不能通过港股通进行买入交易的风险。 </w:t>
      </w:r>
    </w:p>
    <w:p w14:paraId="60CA0871">
      <w:pPr>
        <w:spacing w:line="360" w:lineRule="auto"/>
        <w:ind w:firstLine="420" w:firstLineChars="200"/>
        <w:rPr>
          <w:rFonts w:hint="eastAsia" w:ascii="宋体" w:hAnsi="宋体"/>
          <w:szCs w:val="21"/>
        </w:rPr>
      </w:pPr>
      <w:r>
        <w:rPr>
          <w:rFonts w:hint="eastAsia" w:ascii="宋体" w:hAnsi="宋体"/>
          <w:szCs w:val="21"/>
        </w:rPr>
        <w:t xml:space="preserve">（3）投资交易日风险 </w:t>
      </w:r>
    </w:p>
    <w:p w14:paraId="41B2C38C">
      <w:pPr>
        <w:spacing w:line="360" w:lineRule="auto"/>
        <w:ind w:firstLine="420" w:firstLineChars="200"/>
        <w:rPr>
          <w:rFonts w:hint="eastAsia" w:ascii="宋体" w:hAnsi="宋体"/>
          <w:szCs w:val="21"/>
        </w:rPr>
      </w:pPr>
      <w:r>
        <w:rPr>
          <w:rFonts w:hint="eastAsia" w:ascii="宋体" w:hAnsi="宋体"/>
          <w:szCs w:val="21"/>
        </w:rPr>
        <w:t xml:space="preserve">只有沪港（深港）两地均为交易日且能够满足结算安排的交易日才为港股通交易日，具体以上海（深圳）证券交易所在其指定网站公布的日期为准。圣诞前夕（12月24日）、元旦前夕（12月31日）或除夕日为港股通交易日的，港股通仅有半天交易，且当日为非交收日。 </w:t>
      </w:r>
    </w:p>
    <w:p w14:paraId="0204AC4D">
      <w:pPr>
        <w:spacing w:line="360" w:lineRule="auto"/>
        <w:ind w:firstLine="420" w:firstLineChars="200"/>
        <w:rPr>
          <w:rFonts w:hint="eastAsia" w:ascii="宋体" w:hAnsi="宋体"/>
          <w:szCs w:val="21"/>
        </w:rPr>
      </w:pPr>
      <w:r>
        <w:rPr>
          <w:rFonts w:hint="eastAsia" w:ascii="宋体" w:hAnsi="宋体"/>
          <w:szCs w:val="21"/>
        </w:rPr>
        <w:t xml:space="preserve">（4）停市风险 </w:t>
      </w:r>
    </w:p>
    <w:p w14:paraId="0852C2AB">
      <w:pPr>
        <w:spacing w:line="360" w:lineRule="auto"/>
        <w:ind w:firstLine="420" w:firstLineChars="200"/>
        <w:rPr>
          <w:rFonts w:hint="eastAsia" w:ascii="宋体" w:hAnsi="宋体"/>
          <w:szCs w:val="21"/>
        </w:rPr>
      </w:pPr>
      <w:r>
        <w:rPr>
          <w:rFonts w:hint="eastAsia" w:ascii="宋体" w:hAnsi="宋体"/>
          <w:szCs w:val="21"/>
        </w:rPr>
        <w:t xml:space="preserve">香港出现台风、黑色暴雨或者联交所规定的其他情形时，联交所将可能停市，投资者将面临在停市期间无法进行港股通交易的风险；出现上海（深圳）证券交易所认定的交易异常情况时，上海（深圳）证券交易所将可能暂停提供部分或者全部港股通服务，投资者将面临在暂停服务期间无法进行港股通交易的风险。 </w:t>
      </w:r>
    </w:p>
    <w:p w14:paraId="6A02D28B">
      <w:pPr>
        <w:spacing w:line="360" w:lineRule="auto"/>
        <w:ind w:firstLine="420" w:firstLineChars="200"/>
        <w:rPr>
          <w:rFonts w:hint="eastAsia" w:ascii="宋体" w:hAnsi="宋体"/>
          <w:szCs w:val="21"/>
        </w:rPr>
      </w:pPr>
      <w:r>
        <w:rPr>
          <w:rFonts w:hint="eastAsia" w:ascii="宋体" w:hAnsi="宋体"/>
          <w:szCs w:val="21"/>
        </w:rPr>
        <w:t xml:space="preserve">（5）汇率风险 </w:t>
      </w:r>
    </w:p>
    <w:p w14:paraId="095406B7">
      <w:pPr>
        <w:spacing w:line="360" w:lineRule="auto"/>
        <w:ind w:firstLine="420" w:firstLineChars="200"/>
        <w:rPr>
          <w:rFonts w:hint="eastAsia" w:ascii="宋体" w:hAnsi="宋体"/>
          <w:szCs w:val="21"/>
        </w:rPr>
      </w:pPr>
      <w:r>
        <w:rPr>
          <w:rFonts w:hint="eastAsia" w:ascii="宋体" w:hAnsi="宋体"/>
          <w:szCs w:val="21"/>
        </w:rPr>
        <w:t xml:space="preserve">投资者在交易时间内提交订单依据的港币买入参考汇率和卖出参考汇率，并不等于最终结算汇率。港股通交易日日终，中国证券登记结算有限责任公司（以下简称“中国结算”）进行净额换汇，将换汇成本按成交金额分摊至每笔交易，确定交易实际适用的结算汇率。 </w:t>
      </w:r>
    </w:p>
    <w:p w14:paraId="77925812">
      <w:pPr>
        <w:spacing w:line="360" w:lineRule="auto"/>
        <w:ind w:firstLine="420" w:firstLineChars="200"/>
        <w:rPr>
          <w:rFonts w:hint="eastAsia" w:ascii="宋体" w:hAnsi="宋体"/>
          <w:szCs w:val="21"/>
        </w:rPr>
      </w:pPr>
      <w:r>
        <w:rPr>
          <w:rFonts w:hint="eastAsia" w:ascii="宋体" w:hAnsi="宋体"/>
          <w:szCs w:val="21"/>
        </w:rPr>
        <w:t xml:space="preserve">（6）交易与结算规则风险 </w:t>
      </w:r>
    </w:p>
    <w:p w14:paraId="44499038">
      <w:pPr>
        <w:spacing w:line="360" w:lineRule="auto"/>
        <w:ind w:firstLine="420" w:firstLineChars="200"/>
        <w:rPr>
          <w:rFonts w:hint="eastAsia" w:ascii="宋体" w:hAnsi="宋体"/>
          <w:szCs w:val="21"/>
        </w:rPr>
      </w:pPr>
      <w:r>
        <w:rPr>
          <w:rFonts w:hint="eastAsia" w:ascii="宋体" w:hAnsi="宋体"/>
          <w:szCs w:val="21"/>
        </w:rPr>
        <w:t xml:space="preserve">港股通股票不设置涨跌幅限制，投资者应当关注因此可能产生的风险；与内地证券市场相比，联交所在订单申报的最小交易价差、每手股数、申报最大限制等方面存在一定的差异，投资者应当关注因此可能产生的风险；通过港股通业务获得的香港证券市场免费一档行情，与付费方式获得的行情相比，在刷新频率、档位显示等方面存在差异，投资者应当关注依此进行投资决策的风险；香港证券市场与内地证券市场在证券资金的交收期安排上存在差异，港股通交易的交收期为T+2日。若投资者卖出证券，在交收完成前仍享有该证券的权益。若投资者买入证券，在交收完成后才享有该证券的权益，港股通交易的交收可能因香港出现台风或黑色暴雨等发生延迟交收；对于在联交所上市公司派发的现金红利，由于中国结算需要在收到香港中央结算有限公司（以下简称“香港结算”）派发的外币红利资金后进行换汇、清算、发放等业务处理，投资者通过港股通业务获得的现金红利将会较香港市场有所延后。对于在联交所上市公司派发的红股，中国结算在收到香港结算派发红股到账当日或次日进行业务处理，相应红股可于处理日下一港股通交易日上市交易。投资者红股可卖首日均较香港市场晚一个港股通交易日；由于香港市场的费用收取或汇率的大幅波动等原因，可能会引起投资者账户的透支，投资者应当对账户内的余额进行关注。 </w:t>
      </w:r>
    </w:p>
    <w:p w14:paraId="552E7A8D">
      <w:pPr>
        <w:spacing w:line="360" w:lineRule="auto"/>
        <w:ind w:firstLine="420" w:firstLineChars="200"/>
        <w:rPr>
          <w:rFonts w:hint="eastAsia" w:ascii="宋体" w:hAnsi="宋体"/>
          <w:szCs w:val="21"/>
        </w:rPr>
      </w:pPr>
      <w:r>
        <w:rPr>
          <w:rFonts w:hint="eastAsia" w:ascii="宋体" w:hAnsi="宋体"/>
          <w:szCs w:val="21"/>
        </w:rPr>
        <w:t xml:space="preserve">（7）技术系统风险 </w:t>
      </w:r>
    </w:p>
    <w:p w14:paraId="732054A0">
      <w:pPr>
        <w:spacing w:line="360" w:lineRule="auto"/>
        <w:ind w:firstLine="420" w:firstLineChars="200"/>
        <w:rPr>
          <w:rFonts w:hint="eastAsia" w:ascii="宋体" w:hAnsi="宋体"/>
          <w:szCs w:val="21"/>
        </w:rPr>
      </w:pPr>
      <w:r>
        <w:rPr>
          <w:rFonts w:hint="eastAsia" w:ascii="宋体" w:hAnsi="宋体"/>
          <w:szCs w:val="21"/>
        </w:rPr>
        <w:t xml:space="preserve">港股通交易中若联交所与上海（深圳）证券交易所之间的报盘系统或者通信链路出现故障，可能导致15分钟以上不能申报和撤销申报，投资者应当关注因此可能产生的风险。 </w:t>
      </w:r>
    </w:p>
    <w:p w14:paraId="3A5B836C">
      <w:pPr>
        <w:spacing w:line="360" w:lineRule="auto"/>
        <w:ind w:firstLine="420" w:firstLineChars="200"/>
        <w:rPr>
          <w:rFonts w:hint="eastAsia" w:ascii="宋体" w:hAnsi="宋体"/>
          <w:szCs w:val="21"/>
        </w:rPr>
      </w:pPr>
      <w:r>
        <w:rPr>
          <w:rFonts w:hint="eastAsia" w:ascii="宋体" w:hAnsi="宋体"/>
          <w:szCs w:val="21"/>
        </w:rPr>
        <w:t xml:space="preserve">（8）费用与税收风险 </w:t>
      </w:r>
    </w:p>
    <w:p w14:paraId="63CDA577">
      <w:pPr>
        <w:spacing w:line="360" w:lineRule="auto"/>
        <w:ind w:firstLine="420" w:firstLineChars="200"/>
        <w:rPr>
          <w:rFonts w:hint="eastAsia" w:ascii="宋体" w:hAnsi="宋体"/>
          <w:szCs w:val="21"/>
        </w:rPr>
      </w:pPr>
      <w:r>
        <w:rPr>
          <w:rFonts w:hint="eastAsia" w:ascii="宋体" w:hAnsi="宋体"/>
          <w:szCs w:val="21"/>
        </w:rPr>
        <w:t>香港市场收费标准与内地市场收费标准不同，香港地区与内地在税收安排方面也存在差异，投资者买卖港股通股票，应当按照香港市场有关规定交纳相关费用，并按照香港地区相关规定缴纳税款。</w:t>
      </w:r>
    </w:p>
    <w:p w14:paraId="6351C143">
      <w:pPr>
        <w:spacing w:line="360" w:lineRule="auto"/>
        <w:ind w:firstLine="420" w:firstLineChars="200"/>
        <w:rPr>
          <w:rFonts w:hint="eastAsia" w:ascii="宋体" w:hAnsi="宋体"/>
          <w:szCs w:val="21"/>
        </w:rPr>
      </w:pPr>
      <w:r>
        <w:rPr>
          <w:rFonts w:hint="eastAsia" w:ascii="宋体" w:hAnsi="宋体" w:cs="宋体"/>
          <w:szCs w:val="21"/>
        </w:rPr>
        <w:t>14、</w:t>
      </w:r>
      <w:r>
        <w:rPr>
          <w:rFonts w:hint="eastAsia" w:ascii="宋体" w:hAnsi="宋体"/>
          <w:szCs w:val="21"/>
        </w:rPr>
        <w:t>投资全国中小企业股份转让系统挂牌股票的特定风险（如有）</w:t>
      </w:r>
    </w:p>
    <w:p w14:paraId="52700AEB">
      <w:pPr>
        <w:spacing w:line="360" w:lineRule="auto"/>
        <w:ind w:firstLine="420" w:firstLineChars="200"/>
        <w:rPr>
          <w:rFonts w:hint="eastAsia" w:ascii="宋体" w:hAnsi="宋体"/>
          <w:szCs w:val="21"/>
        </w:rPr>
      </w:pPr>
      <w:r>
        <w:rPr>
          <w:rFonts w:hint="eastAsia" w:ascii="宋体" w:hAnsi="宋体"/>
          <w:szCs w:val="21"/>
        </w:rPr>
        <w:t>（1）公司风险：全国中小企业股份转让系统挂企业具有规模较小，对单一技术依赖度较高，受技术更新换代影响较大；对核心技术人员依赖度较高；客户集中度高，议价能力不强等特点。企业抗市场风险和行业风险的能力较弱，业务收入可能波动较大。同时，每个在全国中小企业股份转让系统挂牌企业获得的相关政策扶持也有一定的差异，政策持续性具有不确定性，对企业中长期发展会有一定程度的影响。</w:t>
      </w:r>
    </w:p>
    <w:p w14:paraId="2F5FC292">
      <w:pPr>
        <w:spacing w:line="360" w:lineRule="auto"/>
        <w:ind w:firstLine="420" w:firstLineChars="200"/>
        <w:rPr>
          <w:rFonts w:hint="eastAsia" w:ascii="宋体" w:hAnsi="宋体"/>
          <w:szCs w:val="21"/>
        </w:rPr>
      </w:pPr>
      <w:r>
        <w:rPr>
          <w:rFonts w:hint="eastAsia" w:ascii="宋体" w:hAnsi="宋体"/>
          <w:szCs w:val="21"/>
        </w:rPr>
        <w:t>（2）流动性风险：全国中小企业股份转让系统本身存在较大的流动性风险，日间交易不活跃。且与上市公司相比，全国中小企业股份转让系统挂牌企业股权相对集中，市场整体流动性低于沪深证券交易所。可能存在建仓时间较长，并在投资后，不能及时变现的风险。</w:t>
      </w:r>
    </w:p>
    <w:p w14:paraId="07B835C8">
      <w:pPr>
        <w:spacing w:line="360" w:lineRule="auto"/>
        <w:ind w:firstLine="420" w:firstLineChars="200"/>
        <w:rPr>
          <w:rFonts w:hint="eastAsia" w:ascii="宋体" w:hAnsi="宋体"/>
          <w:szCs w:val="21"/>
        </w:rPr>
      </w:pPr>
      <w:r>
        <w:rPr>
          <w:rFonts w:hint="eastAsia" w:ascii="宋体" w:hAnsi="宋体"/>
          <w:szCs w:val="21"/>
        </w:rPr>
        <w:t>（3）信息风险：全国中小企业股份转让系统挂牌企业信息披露要求和标准低于上市公司，存在无法及时、准确获取全国中小企业股份转让系统挂牌企业最新经营信息和财务信息的风险。</w:t>
      </w:r>
    </w:p>
    <w:p w14:paraId="40F3EBDC">
      <w:pPr>
        <w:spacing w:line="360" w:lineRule="auto"/>
        <w:ind w:firstLine="420" w:firstLineChars="200"/>
        <w:rPr>
          <w:rFonts w:hint="eastAsia" w:ascii="宋体" w:hAnsi="宋体"/>
          <w:szCs w:val="21"/>
        </w:rPr>
      </w:pPr>
      <w:r>
        <w:rPr>
          <w:rFonts w:hint="eastAsia" w:ascii="宋体" w:hAnsi="宋体"/>
          <w:szCs w:val="21"/>
        </w:rPr>
        <w:t>（4）价格波幅较大的风险。目前全国中小企业股份转让系统交易量较小，主要以协议转让和做市转让为主，且无涨跌幅限制，存在价格波幅较大而导致亏损的风险。</w:t>
      </w:r>
    </w:p>
    <w:p w14:paraId="68AC2538">
      <w:pPr>
        <w:spacing w:line="360" w:lineRule="auto"/>
        <w:ind w:firstLine="420" w:firstLineChars="200"/>
        <w:rPr>
          <w:rFonts w:hint="eastAsia" w:ascii="宋体" w:hAnsi="宋体"/>
          <w:szCs w:val="21"/>
        </w:rPr>
      </w:pPr>
      <w:r>
        <w:rPr>
          <w:rFonts w:hint="eastAsia" w:ascii="宋体" w:hAnsi="宋体"/>
          <w:szCs w:val="21"/>
        </w:rPr>
        <w:t>15、其他风险</w:t>
      </w:r>
    </w:p>
    <w:p w14:paraId="2F1CCE6E">
      <w:pPr>
        <w:spacing w:line="360" w:lineRule="auto"/>
        <w:ind w:firstLine="420" w:firstLineChars="200"/>
        <w:rPr>
          <w:rFonts w:hint="eastAsia" w:ascii="宋体" w:hAnsi="宋体"/>
          <w:szCs w:val="21"/>
        </w:rPr>
      </w:pPr>
      <w:r>
        <w:rPr>
          <w:rFonts w:hint="eastAsia" w:ascii="宋体" w:hAnsi="宋体"/>
          <w:szCs w:val="21"/>
        </w:rPr>
        <w:t>战争、自然灾害等不可抗力因素的出现，将会严重影响证券市场的运行，可能导致基金资产的损失。金融市场危机、行业竞争、代理机构违约等超出基金管理人自身直接控制能力之外的风险，可能导致基金份额持有人利益受损。</w:t>
      </w:r>
    </w:p>
    <w:p w14:paraId="7F2819D0">
      <w:pPr>
        <w:spacing w:line="360" w:lineRule="auto"/>
        <w:ind w:firstLine="420" w:firstLineChars="200"/>
        <w:rPr>
          <w:rFonts w:hint="eastAsia" w:ascii="宋体" w:hAnsi="宋体"/>
          <w:szCs w:val="21"/>
        </w:rPr>
      </w:pPr>
    </w:p>
    <w:p w14:paraId="4073482F">
      <w:pPr>
        <w:pStyle w:val="2"/>
        <w:spacing w:before="0" w:after="0" w:line="360" w:lineRule="auto"/>
        <w:ind w:firstLine="422" w:firstLineChars="200"/>
        <w:jc w:val="center"/>
        <w:rPr>
          <w:rFonts w:hint="eastAsia" w:ascii="宋体" w:hAnsi="宋体"/>
          <w:sz w:val="21"/>
          <w:szCs w:val="21"/>
        </w:rPr>
      </w:pPr>
      <w:bookmarkStart w:id="74" w:name="_Toc13091"/>
      <w:bookmarkStart w:id="75" w:name="_Toc381953538"/>
      <w:bookmarkStart w:id="76" w:name="_Toc459392472"/>
      <w:bookmarkStart w:id="77" w:name="_Toc344102751"/>
      <w:bookmarkStart w:id="78" w:name="_Toc340763865"/>
      <w:bookmarkStart w:id="79" w:name="_Toc334185942"/>
      <w:bookmarkStart w:id="80" w:name="_Toc361382983"/>
      <w:r>
        <w:rPr>
          <w:rFonts w:hint="eastAsia" w:ascii="宋体" w:hAnsi="宋体"/>
          <w:sz w:val="21"/>
          <w:szCs w:val="21"/>
        </w:rPr>
        <w:t>二十一、基金份额的非交易过户和冻结、解冻及质押</w:t>
      </w:r>
      <w:bookmarkEnd w:id="74"/>
      <w:bookmarkEnd w:id="75"/>
      <w:bookmarkEnd w:id="76"/>
    </w:p>
    <w:p w14:paraId="21A50439"/>
    <w:p w14:paraId="529FCDAE">
      <w:pPr>
        <w:spacing w:line="360" w:lineRule="auto"/>
        <w:ind w:firstLine="420" w:firstLineChars="200"/>
        <w:rPr>
          <w:rFonts w:hint="eastAsia" w:ascii="宋体" w:hAnsi="宋体"/>
          <w:szCs w:val="21"/>
        </w:rPr>
      </w:pPr>
      <w:r>
        <w:rPr>
          <w:rFonts w:hint="eastAsia" w:ascii="宋体" w:hAnsi="宋体"/>
          <w:szCs w:val="21"/>
        </w:rPr>
        <w:t>（一）基金份额的非交易过户</w:t>
      </w:r>
    </w:p>
    <w:p w14:paraId="57A27748">
      <w:pPr>
        <w:spacing w:line="360" w:lineRule="auto"/>
        <w:ind w:firstLine="420" w:firstLineChars="200"/>
        <w:rPr>
          <w:rFonts w:hint="eastAsia" w:ascii="宋体" w:hAnsi="宋体"/>
          <w:szCs w:val="21"/>
        </w:rPr>
      </w:pPr>
      <w:r>
        <w:rPr>
          <w:rFonts w:ascii="宋体" w:hAnsi="宋体"/>
          <w:szCs w:val="21"/>
        </w:rPr>
        <w:t>非交易过户是指不采用申购、赎回等交易方式，将一定数量的基金份额按照一定的规则从某一基金份额持有人账户转移到另一基金份额持有人账户的行为。非交易过户包括继承、捐赠、司法执行以及基金份额登记机构认可、符合法律法规的其他</w:t>
      </w:r>
      <w:r>
        <w:rPr>
          <w:rFonts w:hint="eastAsia" w:ascii="宋体" w:hAnsi="宋体"/>
          <w:szCs w:val="21"/>
        </w:rPr>
        <w:t>类型</w:t>
      </w:r>
      <w:r>
        <w:rPr>
          <w:rFonts w:ascii="宋体" w:hAnsi="宋体"/>
          <w:szCs w:val="21"/>
        </w:rPr>
        <w:t>。办理非交易过户必须提供基金</w:t>
      </w:r>
      <w:r>
        <w:rPr>
          <w:rFonts w:hint="eastAsia" w:ascii="宋体" w:hAnsi="宋体"/>
          <w:szCs w:val="21"/>
        </w:rPr>
        <w:t>份额登记机构</w:t>
      </w:r>
      <w:r>
        <w:rPr>
          <w:rFonts w:ascii="宋体" w:hAnsi="宋体"/>
          <w:szCs w:val="21"/>
        </w:rPr>
        <w:t>要求提供的相关资料，接收划转的主体必须是依法可以持有本基金份额的投资者。</w:t>
      </w:r>
    </w:p>
    <w:p w14:paraId="0EC6F4A7">
      <w:pPr>
        <w:spacing w:line="360" w:lineRule="auto"/>
        <w:ind w:firstLine="420" w:firstLineChars="200"/>
        <w:rPr>
          <w:rFonts w:hint="eastAsia" w:ascii="宋体" w:hAnsi="宋体"/>
          <w:szCs w:val="21"/>
        </w:rPr>
      </w:pPr>
      <w:r>
        <w:rPr>
          <w:rFonts w:hint="eastAsia" w:ascii="宋体" w:hAnsi="宋体"/>
          <w:szCs w:val="21"/>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份额登记机构要求提供的相关资料，对于符合条件的非交易过户申请按基金份额登记机构的规定办理，并按基金份额登记机构规定的标准收费。</w:t>
      </w:r>
    </w:p>
    <w:p w14:paraId="01A468F0">
      <w:pPr>
        <w:spacing w:line="360" w:lineRule="auto"/>
        <w:ind w:firstLine="420" w:firstLineChars="200"/>
        <w:rPr>
          <w:rFonts w:hint="eastAsia" w:ascii="宋体" w:hAnsi="宋体"/>
          <w:szCs w:val="21"/>
        </w:rPr>
      </w:pPr>
      <w:r>
        <w:rPr>
          <w:rFonts w:hint="eastAsia" w:ascii="宋体" w:hAnsi="宋体"/>
          <w:szCs w:val="21"/>
        </w:rPr>
        <w:t>（二）基金份额的冻结与解冻</w:t>
      </w:r>
    </w:p>
    <w:p w14:paraId="1B5A707E">
      <w:pPr>
        <w:spacing w:line="360" w:lineRule="auto"/>
        <w:ind w:firstLine="420" w:firstLineChars="200"/>
        <w:rPr>
          <w:rFonts w:hint="eastAsia" w:ascii="宋体" w:hAnsi="宋体"/>
          <w:szCs w:val="21"/>
        </w:rPr>
      </w:pPr>
      <w:r>
        <w:rPr>
          <w:rFonts w:hint="eastAsia" w:ascii="宋体" w:hAnsi="宋体"/>
          <w:szCs w:val="21"/>
        </w:rPr>
        <w:t>本基金的基金份额冻结与解冻只包括人民法院、人民检察院、公安机关及其他国家有权机构依法要求的基金份额冻结与解冻事项，以及基金份额登记机构认可、符合法律法规的其他情况下的冻结与解冻。</w:t>
      </w:r>
    </w:p>
    <w:p w14:paraId="779A592E">
      <w:pPr>
        <w:spacing w:line="360" w:lineRule="auto"/>
        <w:ind w:firstLine="420" w:firstLineChars="200"/>
        <w:rPr>
          <w:rFonts w:hint="eastAsia" w:ascii="宋体" w:hAnsi="宋体"/>
          <w:szCs w:val="21"/>
        </w:rPr>
      </w:pPr>
      <w:r>
        <w:rPr>
          <w:rFonts w:hint="eastAsia" w:ascii="宋体" w:hAnsi="宋体"/>
          <w:szCs w:val="21"/>
        </w:rPr>
        <w:t>（三）基金份额的质押</w:t>
      </w:r>
    </w:p>
    <w:p w14:paraId="775C2305">
      <w:pPr>
        <w:spacing w:line="360" w:lineRule="auto"/>
        <w:ind w:firstLine="420"/>
        <w:rPr>
          <w:rFonts w:hint="eastAsia" w:ascii="宋体" w:hAnsi="宋体"/>
          <w:szCs w:val="21"/>
        </w:rPr>
      </w:pPr>
      <w:r>
        <w:rPr>
          <w:rFonts w:hint="eastAsia" w:ascii="宋体" w:hAnsi="宋体"/>
          <w:szCs w:val="21"/>
        </w:rPr>
        <w:t>在不违反届时有效的法律法规的条件下,基金份额登记机构将可以办理基金份额的质押业务或其他业务，公布并实施相应的业务规则。</w:t>
      </w:r>
    </w:p>
    <w:p w14:paraId="24B86F3A">
      <w:pPr>
        <w:spacing w:line="360" w:lineRule="auto"/>
        <w:ind w:firstLine="420"/>
        <w:rPr>
          <w:rFonts w:hint="eastAsia" w:ascii="宋体" w:hAnsi="宋体"/>
          <w:szCs w:val="21"/>
        </w:rPr>
      </w:pPr>
    </w:p>
    <w:bookmarkEnd w:id="77"/>
    <w:bookmarkEnd w:id="78"/>
    <w:bookmarkEnd w:id="79"/>
    <w:bookmarkEnd w:id="80"/>
    <w:p w14:paraId="528FDA03">
      <w:pPr>
        <w:pStyle w:val="2"/>
        <w:spacing w:before="0" w:after="0" w:line="360" w:lineRule="auto"/>
        <w:ind w:firstLine="422" w:firstLineChars="200"/>
        <w:jc w:val="center"/>
        <w:rPr>
          <w:rFonts w:hint="eastAsia" w:ascii="宋体" w:hAnsi="宋体"/>
          <w:sz w:val="21"/>
          <w:szCs w:val="21"/>
        </w:rPr>
      </w:pPr>
      <w:bookmarkStart w:id="81" w:name="_Toc459392473"/>
      <w:bookmarkStart w:id="82" w:name="_Toc7018"/>
      <w:bookmarkStart w:id="83" w:name="_Toc277321602"/>
      <w:r>
        <w:rPr>
          <w:rFonts w:hint="eastAsia" w:ascii="宋体" w:hAnsi="宋体"/>
          <w:sz w:val="21"/>
          <w:szCs w:val="21"/>
        </w:rPr>
        <w:t>二十二、基金合同的成立、生效及签署</w:t>
      </w:r>
      <w:bookmarkEnd w:id="81"/>
      <w:bookmarkEnd w:id="82"/>
    </w:p>
    <w:p w14:paraId="73AB8C0A"/>
    <w:p w14:paraId="17284B81">
      <w:pPr>
        <w:spacing w:line="360" w:lineRule="auto"/>
        <w:ind w:firstLine="420" w:firstLineChars="200"/>
        <w:rPr>
          <w:rFonts w:hint="eastAsia" w:ascii="宋体" w:hAnsi="宋体"/>
          <w:szCs w:val="21"/>
        </w:rPr>
      </w:pPr>
      <w:r>
        <w:rPr>
          <w:rFonts w:hint="eastAsia" w:ascii="宋体" w:hAnsi="宋体"/>
          <w:szCs w:val="21"/>
        </w:rPr>
        <w:t>（一）合同的成立、生效</w:t>
      </w:r>
    </w:p>
    <w:p w14:paraId="7FE54EAE">
      <w:pPr>
        <w:spacing w:line="360" w:lineRule="auto"/>
        <w:ind w:firstLine="420" w:firstLineChars="200"/>
        <w:rPr>
          <w:rFonts w:hint="eastAsia" w:ascii="宋体" w:hAnsi="宋体"/>
          <w:szCs w:val="21"/>
        </w:rPr>
      </w:pPr>
      <w:r>
        <w:rPr>
          <w:rFonts w:ascii="宋体" w:hAnsi="宋体"/>
          <w:szCs w:val="21"/>
        </w:rPr>
        <w:t>1</w:t>
      </w:r>
      <w:r>
        <w:rPr>
          <w:rFonts w:hint="eastAsia" w:ascii="宋体" w:hAnsi="宋体"/>
          <w:szCs w:val="21"/>
        </w:rPr>
        <w:t>、合同成立</w:t>
      </w:r>
    </w:p>
    <w:p w14:paraId="1B08599B">
      <w:pPr>
        <w:spacing w:line="360" w:lineRule="auto"/>
        <w:ind w:firstLine="420" w:firstLineChars="200"/>
        <w:rPr>
          <w:rFonts w:hint="eastAsia" w:ascii="宋体" w:hAnsi="宋体"/>
          <w:szCs w:val="21"/>
        </w:rPr>
      </w:pPr>
      <w:r>
        <w:rPr>
          <w:rFonts w:hint="eastAsia" w:ascii="宋体" w:hAnsi="宋体"/>
          <w:szCs w:val="21"/>
        </w:rPr>
        <w:t>本合同文本由基金管理人、基金托管人、基金投资者共同签署后合同即告成立。</w:t>
      </w:r>
    </w:p>
    <w:p w14:paraId="2A625478">
      <w:pPr>
        <w:spacing w:line="360" w:lineRule="auto"/>
        <w:ind w:firstLine="420" w:firstLineChars="200"/>
        <w:rPr>
          <w:rFonts w:hint="eastAsia" w:ascii="宋体" w:hAnsi="宋体"/>
          <w:szCs w:val="21"/>
        </w:rPr>
      </w:pPr>
      <w:r>
        <w:rPr>
          <w:rFonts w:ascii="宋体" w:hAnsi="宋体"/>
          <w:szCs w:val="21"/>
        </w:rPr>
        <w:t>2</w:t>
      </w:r>
      <w:r>
        <w:rPr>
          <w:rFonts w:hint="eastAsia" w:ascii="宋体" w:hAnsi="宋体"/>
          <w:szCs w:val="21"/>
        </w:rPr>
        <w:t>、合同生效</w:t>
      </w:r>
    </w:p>
    <w:p w14:paraId="194F4C2C">
      <w:pPr>
        <w:spacing w:line="360" w:lineRule="auto"/>
        <w:ind w:firstLine="420" w:firstLineChars="200"/>
        <w:rPr>
          <w:rFonts w:hint="eastAsia" w:ascii="宋体" w:hAnsi="宋体"/>
          <w:szCs w:val="21"/>
        </w:rPr>
      </w:pPr>
      <w:r>
        <w:rPr>
          <w:rFonts w:hint="eastAsia" w:ascii="宋体" w:hAnsi="宋体"/>
          <w:szCs w:val="21"/>
        </w:rPr>
        <w:t>本合同生效应当同时满足如下条件：</w:t>
      </w:r>
    </w:p>
    <w:p w14:paraId="1229FFE4">
      <w:pPr>
        <w:spacing w:line="360" w:lineRule="auto"/>
        <w:ind w:firstLine="420" w:firstLineChars="200"/>
        <w:rPr>
          <w:rFonts w:hint="eastAsia" w:ascii="宋体" w:hAnsi="宋体"/>
          <w:szCs w:val="21"/>
        </w:rPr>
      </w:pPr>
      <w:r>
        <w:rPr>
          <w:rFonts w:hint="eastAsia" w:ascii="宋体" w:hAnsi="宋体"/>
          <w:szCs w:val="21"/>
        </w:rPr>
        <w:t>（</w:t>
      </w:r>
      <w:r>
        <w:rPr>
          <w:rFonts w:ascii="宋体" w:hAnsi="宋体"/>
          <w:szCs w:val="21"/>
        </w:rPr>
        <w:t>1</w:t>
      </w:r>
      <w:r>
        <w:rPr>
          <w:rFonts w:hint="eastAsia" w:ascii="宋体" w:hAnsi="宋体"/>
          <w:szCs w:val="21"/>
        </w:rPr>
        <w:t>）本合同经基金投资者、基金管理人与基金托管人合法签署；</w:t>
      </w:r>
    </w:p>
    <w:p w14:paraId="704A8160">
      <w:pPr>
        <w:spacing w:line="360" w:lineRule="auto"/>
        <w:ind w:firstLine="420" w:firstLineChars="200"/>
        <w:rPr>
          <w:rFonts w:hint="eastAsia" w:ascii="宋体" w:hAnsi="宋体"/>
          <w:szCs w:val="21"/>
        </w:rPr>
      </w:pPr>
      <w:r>
        <w:rPr>
          <w:rFonts w:hint="eastAsia" w:ascii="宋体" w:hAnsi="宋体"/>
          <w:szCs w:val="21"/>
        </w:rPr>
        <w:t>（2）基金投资者认购或申购资金实际交付并经基金管理人确认成功，基金投资者获得基金份额；</w:t>
      </w:r>
    </w:p>
    <w:p w14:paraId="75523EE0">
      <w:pPr>
        <w:spacing w:line="360" w:lineRule="auto"/>
        <w:ind w:firstLine="420" w:firstLineChars="200"/>
        <w:rPr>
          <w:rFonts w:hint="eastAsia" w:ascii="宋体" w:hAnsi="宋体"/>
          <w:szCs w:val="21"/>
        </w:rPr>
      </w:pPr>
      <w:r>
        <w:rPr>
          <w:rFonts w:hint="eastAsia" w:ascii="宋体" w:hAnsi="宋体"/>
          <w:szCs w:val="21"/>
        </w:rPr>
        <w:t>（</w:t>
      </w:r>
      <w:r>
        <w:rPr>
          <w:rFonts w:ascii="宋体" w:hAnsi="宋体"/>
          <w:szCs w:val="21"/>
        </w:rPr>
        <w:t>3</w:t>
      </w:r>
      <w:r>
        <w:rPr>
          <w:rFonts w:hint="eastAsia" w:ascii="宋体" w:hAnsi="宋体"/>
          <w:szCs w:val="21"/>
        </w:rPr>
        <w:t>）本基金依法有效成立。</w:t>
      </w:r>
    </w:p>
    <w:p w14:paraId="6F431314">
      <w:pPr>
        <w:spacing w:line="360" w:lineRule="auto"/>
        <w:ind w:firstLine="420" w:firstLineChars="200"/>
        <w:rPr>
          <w:rFonts w:hint="eastAsia" w:ascii="宋体" w:hAnsi="宋体"/>
          <w:szCs w:val="21"/>
        </w:rPr>
      </w:pPr>
      <w:r>
        <w:rPr>
          <w:rFonts w:hint="eastAsia" w:ascii="宋体" w:hAnsi="宋体"/>
          <w:szCs w:val="21"/>
        </w:rPr>
        <w:t>本合同生效后，对本合同各方具有法律效力，任何一方都不得单方解除。</w:t>
      </w:r>
    </w:p>
    <w:p w14:paraId="7B3FE245">
      <w:pPr>
        <w:spacing w:line="360" w:lineRule="auto"/>
        <w:ind w:firstLine="420" w:firstLineChars="200"/>
        <w:rPr>
          <w:rFonts w:hint="eastAsia" w:ascii="宋体" w:hAnsi="宋体"/>
          <w:szCs w:val="21"/>
        </w:rPr>
      </w:pPr>
      <w:r>
        <w:rPr>
          <w:rFonts w:hint="eastAsia" w:ascii="宋体" w:hAnsi="宋体"/>
          <w:szCs w:val="21"/>
        </w:rPr>
        <w:t>（二）合同的签署</w:t>
      </w:r>
    </w:p>
    <w:p w14:paraId="5CD86295">
      <w:pPr>
        <w:spacing w:line="360" w:lineRule="auto"/>
        <w:ind w:firstLine="420" w:firstLineChars="200"/>
        <w:rPr>
          <w:rFonts w:hint="eastAsia" w:ascii="宋体" w:hAnsi="宋体"/>
          <w:szCs w:val="21"/>
        </w:rPr>
      </w:pPr>
      <w:r>
        <w:rPr>
          <w:rFonts w:ascii="宋体" w:hAnsi="宋体"/>
          <w:szCs w:val="21"/>
        </w:rPr>
        <w:t>1</w:t>
      </w:r>
      <w:r>
        <w:rPr>
          <w:rFonts w:hint="eastAsia" w:ascii="宋体" w:hAnsi="宋体"/>
          <w:szCs w:val="21"/>
        </w:rPr>
        <w:t>、本合同的签署应当采用纸质合同的方式进行，由基金管理人、基金托管人、基金投资者共同签署。</w:t>
      </w:r>
    </w:p>
    <w:p w14:paraId="74FA3A59">
      <w:pPr>
        <w:spacing w:line="360" w:lineRule="auto"/>
        <w:ind w:firstLine="420" w:firstLineChars="200"/>
        <w:rPr>
          <w:rFonts w:hint="eastAsia" w:ascii="宋体" w:hAnsi="宋体"/>
          <w:szCs w:val="21"/>
        </w:rPr>
      </w:pPr>
      <w:r>
        <w:rPr>
          <w:rFonts w:hint="eastAsia" w:ascii="宋体" w:hAnsi="宋体"/>
          <w:szCs w:val="21"/>
        </w:rPr>
        <w:t>2、基金投资者在签署合同后方可进行认购、申购。</w:t>
      </w:r>
    </w:p>
    <w:p w14:paraId="3E9D5C3F">
      <w:pPr>
        <w:spacing w:line="360" w:lineRule="auto"/>
        <w:ind w:firstLine="315" w:firstLineChars="150"/>
        <w:rPr>
          <w:rFonts w:hint="eastAsia" w:ascii="宋体" w:hAnsi="宋体"/>
          <w:szCs w:val="21"/>
        </w:rPr>
      </w:pPr>
      <w:r>
        <w:rPr>
          <w:rFonts w:hint="eastAsia" w:ascii="宋体" w:hAnsi="宋体"/>
          <w:szCs w:val="21"/>
        </w:rPr>
        <w:t>（三）经基金管理人确认有效的基金投资者认购、申购、赎回本基金的申请材料或数据电文和各推广机构出具的本基金认购、申购、赎回业务受理有关凭证等为本合同的附件，是本合同的有效组成部分，与本合同具有同等的法律效力。</w:t>
      </w:r>
    </w:p>
    <w:p w14:paraId="35E8B6BA">
      <w:pPr>
        <w:rPr>
          <w:rFonts w:hint="eastAsia" w:ascii="宋体" w:hAnsi="宋体"/>
          <w:szCs w:val="21"/>
        </w:rPr>
      </w:pPr>
    </w:p>
    <w:p w14:paraId="3BB6CF3E">
      <w:pPr>
        <w:pStyle w:val="2"/>
        <w:spacing w:before="0" w:after="0" w:line="360" w:lineRule="auto"/>
        <w:ind w:firstLine="422" w:firstLineChars="200"/>
        <w:jc w:val="center"/>
        <w:rPr>
          <w:rFonts w:hint="eastAsia" w:ascii="宋体" w:hAnsi="宋体"/>
          <w:sz w:val="21"/>
          <w:szCs w:val="21"/>
        </w:rPr>
      </w:pPr>
      <w:bookmarkStart w:id="84" w:name="_Toc6814"/>
      <w:bookmarkStart w:id="85" w:name="_Toc459392474"/>
      <w:r>
        <w:rPr>
          <w:rFonts w:hint="eastAsia" w:ascii="宋体" w:hAnsi="宋体"/>
          <w:sz w:val="21"/>
          <w:szCs w:val="21"/>
        </w:rPr>
        <w:t>二十三、基金合同的效力</w:t>
      </w:r>
      <w:bookmarkEnd w:id="84"/>
      <w:bookmarkEnd w:id="85"/>
    </w:p>
    <w:p w14:paraId="6F3956E9">
      <w:pPr>
        <w:spacing w:line="360" w:lineRule="auto"/>
        <w:ind w:firstLine="420" w:firstLineChars="200"/>
        <w:rPr>
          <w:rFonts w:hint="eastAsia" w:ascii="宋体" w:hAnsi="宋体"/>
          <w:szCs w:val="21"/>
        </w:rPr>
      </w:pPr>
    </w:p>
    <w:p w14:paraId="05C81D3D">
      <w:pPr>
        <w:spacing w:line="360" w:lineRule="auto"/>
        <w:ind w:firstLine="420" w:firstLineChars="200"/>
        <w:rPr>
          <w:rFonts w:hint="eastAsia" w:ascii="宋体" w:hAnsi="宋体"/>
          <w:szCs w:val="21"/>
        </w:rPr>
      </w:pPr>
      <w:r>
        <w:rPr>
          <w:rFonts w:hint="eastAsia" w:ascii="宋体" w:hAnsi="宋体"/>
          <w:szCs w:val="21"/>
        </w:rPr>
        <w:t>（一）基金合同是约定基金合同当事人之间权利义务关系的法律文件。基金份额持有人为法人的，本合同自基金份额持有人、基金管理人和基金托管人加盖公章（或合同专用章）以及三方法定代表人或授权代表签章或盖章之日起成立；基金份额持有人为自然人的，本合同自基金份额持有人本人签章或授权的代理人签章、基金管理人和基金托管人加盖公章（或合同专用章）以及双方法定代表人或授权代表签章之日起成立。</w:t>
      </w:r>
      <w:r>
        <w:rPr>
          <w:rFonts w:hint="eastAsia"/>
          <w:szCs w:val="21"/>
        </w:rPr>
        <w:t>当满足第二十二章中基金合同生效的条件后，本合同生效。</w:t>
      </w:r>
    </w:p>
    <w:p w14:paraId="6916528C">
      <w:pPr>
        <w:spacing w:line="360" w:lineRule="auto"/>
        <w:ind w:firstLine="420" w:firstLineChars="200"/>
        <w:rPr>
          <w:rFonts w:hint="eastAsia" w:ascii="宋体" w:hAnsi="宋体"/>
          <w:szCs w:val="21"/>
        </w:rPr>
      </w:pPr>
      <w:r>
        <w:rPr>
          <w:rFonts w:hint="eastAsia" w:ascii="宋体" w:hAnsi="宋体"/>
          <w:szCs w:val="21"/>
        </w:rPr>
        <w:t>（二）本合同自生效之日起对基金份额持有人、基金管理人、基金托管人具有同等的法律约束力。</w:t>
      </w:r>
    </w:p>
    <w:p w14:paraId="1869B734">
      <w:pPr>
        <w:spacing w:line="360" w:lineRule="auto"/>
        <w:ind w:firstLine="420" w:firstLineChars="200"/>
        <w:rPr>
          <w:rFonts w:hint="eastAsia" w:ascii="宋体" w:hAnsi="宋体"/>
          <w:szCs w:val="21"/>
        </w:rPr>
      </w:pPr>
      <w:r>
        <w:rPr>
          <w:rFonts w:hint="eastAsia" w:ascii="宋体" w:hAnsi="宋体"/>
          <w:szCs w:val="21"/>
        </w:rPr>
        <w:t>（三）在本基金存续期，基金投资者自全部赎回其持有基金份额之日起，不再是本基金的份额持有人和基金合同的当事人。</w:t>
      </w:r>
    </w:p>
    <w:p w14:paraId="2AA60069">
      <w:pPr>
        <w:spacing w:line="360" w:lineRule="auto"/>
        <w:ind w:firstLine="420" w:firstLineChars="200"/>
        <w:rPr>
          <w:rFonts w:hint="eastAsia" w:ascii="宋体" w:hAnsi="宋体"/>
          <w:szCs w:val="21"/>
        </w:rPr>
      </w:pPr>
      <w:r>
        <w:rPr>
          <w:rFonts w:hint="eastAsia" w:ascii="宋体" w:hAnsi="宋体"/>
          <w:szCs w:val="21"/>
        </w:rPr>
        <w:t>（四）本合同有效期为基金合同生效日至基金合同终止日。</w:t>
      </w:r>
    </w:p>
    <w:p w14:paraId="3D6A90AA">
      <w:pPr>
        <w:spacing w:line="360" w:lineRule="auto"/>
        <w:ind w:firstLine="420" w:firstLineChars="200"/>
        <w:rPr>
          <w:rFonts w:hint="eastAsia" w:ascii="宋体" w:hAnsi="宋体"/>
          <w:szCs w:val="21"/>
        </w:rPr>
      </w:pPr>
    </w:p>
    <w:p w14:paraId="3C3C9F67">
      <w:pPr>
        <w:pStyle w:val="2"/>
        <w:spacing w:before="0" w:after="0" w:line="360" w:lineRule="auto"/>
        <w:ind w:firstLine="422" w:firstLineChars="200"/>
        <w:jc w:val="center"/>
        <w:rPr>
          <w:rFonts w:hint="eastAsia" w:ascii="宋体" w:hAnsi="宋体"/>
          <w:sz w:val="21"/>
          <w:szCs w:val="21"/>
        </w:rPr>
      </w:pPr>
      <w:bookmarkStart w:id="86" w:name="_Toc28117"/>
      <w:bookmarkStart w:id="87" w:name="_Toc459392475"/>
      <w:r>
        <w:rPr>
          <w:rFonts w:hint="eastAsia" w:ascii="宋体" w:hAnsi="宋体"/>
          <w:sz w:val="21"/>
          <w:szCs w:val="21"/>
        </w:rPr>
        <w:t>二十四、基金合同的变更、解除与终止</w:t>
      </w:r>
      <w:bookmarkEnd w:id="83"/>
      <w:bookmarkEnd w:id="86"/>
      <w:bookmarkEnd w:id="87"/>
    </w:p>
    <w:p w14:paraId="7CBBFD7E">
      <w:pPr>
        <w:spacing w:line="360" w:lineRule="auto"/>
        <w:ind w:firstLine="420" w:firstLineChars="200"/>
        <w:rPr>
          <w:rFonts w:hint="eastAsia" w:ascii="宋体" w:hAnsi="宋体"/>
          <w:szCs w:val="21"/>
        </w:rPr>
      </w:pPr>
    </w:p>
    <w:p w14:paraId="52F8CB20">
      <w:pPr>
        <w:tabs>
          <w:tab w:val="left" w:pos="0"/>
        </w:tabs>
        <w:spacing w:line="360" w:lineRule="auto"/>
        <w:ind w:firstLine="420" w:firstLineChars="200"/>
        <w:rPr>
          <w:rFonts w:hint="eastAsia" w:ascii="宋体" w:hAnsi="宋体"/>
          <w:bCs/>
          <w:szCs w:val="21"/>
        </w:rPr>
      </w:pPr>
      <w:r>
        <w:rPr>
          <w:rFonts w:hint="eastAsia" w:ascii="宋体" w:hAnsi="宋体"/>
          <w:szCs w:val="21"/>
        </w:rPr>
        <w:t>（一）</w:t>
      </w:r>
      <w:r>
        <w:rPr>
          <w:rFonts w:hint="eastAsia" w:ascii="宋体" w:hAnsi="宋体"/>
          <w:bCs/>
          <w:szCs w:val="21"/>
        </w:rPr>
        <w:t>非因法律、法规及有关政策发生变化的原因而导致合同变更时，可采用以下三种方式中的一种进行基金合同变更。</w:t>
      </w:r>
    </w:p>
    <w:p w14:paraId="2D956A4F">
      <w:pPr>
        <w:tabs>
          <w:tab w:val="left" w:pos="0"/>
        </w:tabs>
        <w:spacing w:line="360" w:lineRule="auto"/>
        <w:ind w:firstLine="420" w:firstLineChars="200"/>
        <w:rPr>
          <w:rFonts w:hint="eastAsia" w:ascii="宋体" w:hAnsi="宋体"/>
          <w:szCs w:val="21"/>
        </w:rPr>
      </w:pPr>
      <w:r>
        <w:rPr>
          <w:rFonts w:hint="eastAsia" w:ascii="宋体" w:hAnsi="宋体"/>
          <w:bCs/>
          <w:szCs w:val="21"/>
        </w:rPr>
        <w:t>1、</w:t>
      </w:r>
      <w:r>
        <w:rPr>
          <w:rFonts w:hint="eastAsia" w:ascii="宋体" w:hAnsi="宋体"/>
          <w:szCs w:val="21"/>
        </w:rPr>
        <w:t>全体基金份额持有人、基金管理人和基金托管人协商一致后，可对本合同内容进行变更。</w:t>
      </w:r>
    </w:p>
    <w:p w14:paraId="581C30D0">
      <w:pPr>
        <w:tabs>
          <w:tab w:val="left" w:pos="0"/>
        </w:tabs>
        <w:spacing w:line="360" w:lineRule="auto"/>
        <w:ind w:firstLine="420" w:firstLineChars="200"/>
        <w:rPr>
          <w:rFonts w:hint="eastAsia" w:ascii="宋体" w:hAnsi="宋体"/>
          <w:bCs/>
          <w:szCs w:val="21"/>
        </w:rPr>
      </w:pPr>
      <w:r>
        <w:rPr>
          <w:rFonts w:hint="eastAsia" w:ascii="宋体" w:hAnsi="宋体"/>
          <w:szCs w:val="21"/>
        </w:rPr>
        <w:t>2、对于根据法律法规和本合同的规定可不经基金份额持有人大会决议通过的事项，</w:t>
      </w:r>
      <w:r>
        <w:rPr>
          <w:rFonts w:hint="eastAsia" w:ascii="宋体" w:hAnsi="宋体"/>
          <w:bCs/>
          <w:szCs w:val="21"/>
        </w:rPr>
        <w:t>基金管理人、基金托管人首先就本合同拟变更事项达成一致。基金管理人就本合同变更事项以约定的方式向基金份额持有人发布合同变更征询意见函（或通知）。基金份额持有人应在征询意见函（或通知）指定的日期内按指定的形式回复意见。基金份额持有人不同意变更的，应在征询意见函（或通知）指定的日期内赎回本基金（基金管理人可设置临时开放日</w:t>
      </w:r>
      <w:del w:id="1143" w:author="tongweiwei" w:date="2025-02-07T14:29:59Z">
        <w:r>
          <w:rPr>
            <w:rFonts w:hint="eastAsia" w:ascii="宋体" w:hAnsi="宋体"/>
            <w:bCs/>
            <w:szCs w:val="21"/>
          </w:rPr>
          <w:delText>，且本条约定不受本合同“基金的申购、赎回与转让”中关于基金开放日及基金份额不允许赎回期限的限制</w:delText>
        </w:r>
      </w:del>
      <w:r>
        <w:rPr>
          <w:rFonts w:hint="eastAsia" w:ascii="宋体" w:hAnsi="宋体"/>
          <w:bCs/>
          <w:szCs w:val="21"/>
        </w:rPr>
        <w:t>）；基金份额持有人未在指定日期内回复意见或未在指定的日期内赎回本基金的，视为基金份额持有人同意合同变更。变更事项自征询意见函（或通知）指定的日期届满的次工作日开始生效，对合同各方均具有法律效力。</w:t>
      </w:r>
    </w:p>
    <w:p w14:paraId="4C898CC7">
      <w:pPr>
        <w:tabs>
          <w:tab w:val="left" w:pos="0"/>
        </w:tabs>
        <w:spacing w:line="360" w:lineRule="auto"/>
        <w:ind w:firstLine="420" w:firstLineChars="200"/>
        <w:rPr>
          <w:rFonts w:hint="eastAsia" w:ascii="宋体" w:hAnsi="宋体"/>
          <w:bCs/>
          <w:szCs w:val="21"/>
        </w:rPr>
      </w:pPr>
      <w:r>
        <w:rPr>
          <w:rFonts w:hint="eastAsia" w:ascii="宋体" w:hAnsi="宋体"/>
          <w:bCs/>
          <w:szCs w:val="21"/>
        </w:rPr>
        <w:t>3、基金合同约定的其他方式。</w:t>
      </w:r>
    </w:p>
    <w:p w14:paraId="53EA99BD">
      <w:pPr>
        <w:tabs>
          <w:tab w:val="left" w:pos="0"/>
        </w:tabs>
        <w:spacing w:line="360" w:lineRule="auto"/>
        <w:ind w:firstLine="420" w:firstLineChars="200"/>
        <w:rPr>
          <w:rFonts w:hint="eastAsia" w:ascii="宋体" w:hAnsi="宋体"/>
          <w:bCs/>
          <w:szCs w:val="21"/>
        </w:rPr>
      </w:pPr>
      <w:r>
        <w:rPr>
          <w:rFonts w:hint="eastAsia" w:ascii="宋体" w:hAnsi="宋体"/>
          <w:bCs/>
          <w:szCs w:val="21"/>
        </w:rPr>
        <w:t>基金管理人负责就基金合同变更事项由向基金份额持有人进行沟通与确认。基金合同变更事项生效后，基金管理人应及时向基金托管人出具盖章的合同变更生效通知并保证其真实性和有效性。</w:t>
      </w:r>
    </w:p>
    <w:p w14:paraId="6A18D3A1">
      <w:pPr>
        <w:spacing w:line="360" w:lineRule="auto"/>
        <w:ind w:firstLine="420" w:firstLineChars="200"/>
        <w:rPr>
          <w:rFonts w:hint="eastAsia" w:ascii="宋体" w:hAnsi="宋体"/>
          <w:szCs w:val="21"/>
        </w:rPr>
      </w:pPr>
      <w:r>
        <w:rPr>
          <w:rFonts w:hint="eastAsia" w:ascii="宋体" w:hAnsi="宋体"/>
          <w:szCs w:val="21"/>
        </w:rPr>
        <w:t>（二）</w:t>
      </w:r>
      <w:r>
        <w:rPr>
          <w:rFonts w:ascii="宋体" w:hAnsi="宋体"/>
          <w:szCs w:val="21"/>
        </w:rPr>
        <w:t>法律法规或中国证监会的相关规定发生变化需要对本合同进行变更的，</w:t>
      </w:r>
      <w:r>
        <w:rPr>
          <w:rFonts w:hint="eastAsia" w:ascii="宋体" w:hAnsi="宋体"/>
          <w:szCs w:val="21"/>
        </w:rPr>
        <w:t>基金管理人</w:t>
      </w:r>
      <w:r>
        <w:rPr>
          <w:rFonts w:ascii="宋体" w:hAnsi="宋体"/>
          <w:szCs w:val="21"/>
        </w:rPr>
        <w:t>可与基金托管人协商后修改基金合同</w:t>
      </w:r>
      <w:r>
        <w:rPr>
          <w:rFonts w:hint="eastAsia" w:ascii="宋体" w:hAnsi="宋体"/>
          <w:szCs w:val="21"/>
        </w:rPr>
        <w:t>。在此种情况下，基金合同的变更无需私募基金份额持有人同意。但</w:t>
      </w:r>
      <w:r>
        <w:rPr>
          <w:rFonts w:ascii="宋体" w:hAnsi="宋体"/>
          <w:szCs w:val="21"/>
        </w:rPr>
        <w:t>基金管理人</w:t>
      </w:r>
      <w:r>
        <w:rPr>
          <w:rFonts w:hint="eastAsia" w:ascii="宋体" w:hAnsi="宋体"/>
          <w:szCs w:val="21"/>
        </w:rPr>
        <w:t>应当按照本合同的约定</w:t>
      </w:r>
      <w:r>
        <w:rPr>
          <w:rFonts w:ascii="宋体" w:hAnsi="宋体"/>
          <w:szCs w:val="21"/>
        </w:rPr>
        <w:t>向基金份额持有人</w:t>
      </w:r>
      <w:r>
        <w:rPr>
          <w:rFonts w:hint="eastAsia" w:ascii="宋体" w:hAnsi="宋体"/>
          <w:szCs w:val="21"/>
        </w:rPr>
        <w:t>披露变更的具体内容</w:t>
      </w:r>
      <w:r>
        <w:rPr>
          <w:rFonts w:ascii="宋体" w:hAnsi="宋体"/>
          <w:szCs w:val="21"/>
        </w:rPr>
        <w:t>。</w:t>
      </w:r>
    </w:p>
    <w:p w14:paraId="557BBDE0">
      <w:pPr>
        <w:spacing w:line="360" w:lineRule="auto"/>
        <w:ind w:firstLine="420" w:firstLineChars="200"/>
        <w:rPr>
          <w:rFonts w:hint="eastAsia" w:ascii="宋体" w:hAnsi="宋体"/>
          <w:szCs w:val="21"/>
        </w:rPr>
      </w:pPr>
      <w:r>
        <w:rPr>
          <w:rFonts w:hint="eastAsia" w:ascii="宋体" w:hAnsi="宋体"/>
          <w:szCs w:val="21"/>
        </w:rPr>
        <w:t>（三）对基金合同进行重大的变更、补充，基金管理人应当在变更或补充发生之日起5个工作日内向中国基金业协会报告。</w:t>
      </w:r>
    </w:p>
    <w:p w14:paraId="073013EB">
      <w:pPr>
        <w:spacing w:line="360" w:lineRule="auto"/>
        <w:ind w:firstLine="420" w:firstLineChars="200"/>
        <w:rPr>
          <w:rFonts w:hint="eastAsia" w:ascii="宋体" w:hAnsi="宋体"/>
          <w:szCs w:val="21"/>
        </w:rPr>
      </w:pPr>
      <w:r>
        <w:rPr>
          <w:rFonts w:hint="eastAsia" w:ascii="宋体" w:hAnsi="宋体"/>
          <w:szCs w:val="21"/>
        </w:rPr>
        <w:t>（四）基金合同的解除</w:t>
      </w:r>
    </w:p>
    <w:p w14:paraId="5A78D42B">
      <w:pPr>
        <w:spacing w:line="360" w:lineRule="auto"/>
        <w:ind w:firstLine="420" w:firstLineChars="200"/>
        <w:rPr>
          <w:rFonts w:hint="eastAsia" w:ascii="宋体" w:hAnsi="宋体"/>
          <w:szCs w:val="21"/>
        </w:rPr>
      </w:pPr>
      <w:r>
        <w:rPr>
          <w:rFonts w:hint="eastAsia" w:ascii="宋体" w:hAnsi="宋体"/>
          <w:szCs w:val="21"/>
        </w:rPr>
        <w:t>在中国基金业协会要求正式实施《私募投资基金募集行为管理办法》规定的回访制度后，投资者在募集机构回访确认成功前有权解除基金合同。出现前述情形时，募集机构应当及时退还投资者的全部认购款项。</w:t>
      </w:r>
      <w:r>
        <w:rPr>
          <w:rFonts w:hint="eastAsia" w:ascii="宋体" w:hAnsi="宋体"/>
          <w:kern w:val="0"/>
          <w:szCs w:val="21"/>
        </w:rPr>
        <w:t>但是，对于“特殊合格投资者”、专业投资机构、受国务院金融监督管理机构监管的金融产品而言，该等基金投资者、基金管理人与基金托管人合法签署完毕且认购或首次申购资金实际交付后，该等基金投资者不得单方解除本合同。</w:t>
      </w:r>
    </w:p>
    <w:p w14:paraId="68705F7E">
      <w:pPr>
        <w:spacing w:line="360" w:lineRule="auto"/>
        <w:ind w:firstLine="420" w:firstLineChars="200"/>
        <w:rPr>
          <w:rFonts w:hint="eastAsia" w:ascii="宋体" w:hAnsi="宋体"/>
          <w:szCs w:val="21"/>
        </w:rPr>
      </w:pPr>
      <w:r>
        <w:rPr>
          <w:rFonts w:hint="eastAsia" w:ascii="宋体" w:hAnsi="宋体"/>
          <w:szCs w:val="21"/>
        </w:rPr>
        <w:t>（五）基金合同终止的情形包括下列事项：</w:t>
      </w:r>
    </w:p>
    <w:p w14:paraId="3A0C57DD">
      <w:pPr>
        <w:spacing w:line="360" w:lineRule="auto"/>
        <w:ind w:firstLine="420" w:firstLineChars="200"/>
        <w:rPr>
          <w:rFonts w:hint="eastAsia" w:ascii="宋体" w:hAnsi="宋体"/>
          <w:szCs w:val="21"/>
        </w:rPr>
      </w:pPr>
      <w:r>
        <w:rPr>
          <w:rFonts w:hint="eastAsia" w:ascii="宋体" w:hAnsi="宋体"/>
          <w:szCs w:val="21"/>
        </w:rPr>
        <w:t>1、基金管理人、基金托管人职责终止,且在六个月内没有新基金管理人、新基金托管人承接的，导致基金管理人、基金托管人职责终止的原因包括但不限于以下：</w:t>
      </w:r>
    </w:p>
    <w:p w14:paraId="06939321">
      <w:pPr>
        <w:spacing w:line="360" w:lineRule="auto"/>
        <w:ind w:firstLine="420" w:firstLineChars="200"/>
        <w:rPr>
          <w:rFonts w:hint="eastAsia" w:ascii="宋体" w:hAnsi="宋体"/>
          <w:szCs w:val="21"/>
        </w:rPr>
      </w:pPr>
      <w:r>
        <w:rPr>
          <w:rFonts w:hint="eastAsia" w:ascii="宋体" w:hAnsi="宋体"/>
          <w:szCs w:val="21"/>
        </w:rPr>
        <w:t>（1）基金管理人依法解散、被依法撤销或被依法宣告破产的；</w:t>
      </w:r>
    </w:p>
    <w:p w14:paraId="6680044B">
      <w:pPr>
        <w:spacing w:line="360" w:lineRule="auto"/>
        <w:ind w:firstLine="420" w:firstLineChars="200"/>
        <w:rPr>
          <w:rFonts w:hint="eastAsia" w:ascii="宋体" w:hAnsi="宋体"/>
          <w:szCs w:val="21"/>
        </w:rPr>
      </w:pPr>
      <w:r>
        <w:rPr>
          <w:rFonts w:hint="eastAsia" w:ascii="宋体" w:hAnsi="宋体"/>
          <w:szCs w:val="21"/>
        </w:rPr>
        <w:t>（2）基金管理人被依法取消私募投资基金管理人相关资质的；</w:t>
      </w:r>
    </w:p>
    <w:p w14:paraId="5831B0FF">
      <w:pPr>
        <w:spacing w:line="360" w:lineRule="auto"/>
        <w:ind w:firstLine="420" w:firstLineChars="200"/>
        <w:rPr>
          <w:rFonts w:hint="eastAsia" w:ascii="宋体" w:hAnsi="宋体"/>
          <w:szCs w:val="21"/>
        </w:rPr>
      </w:pPr>
      <w:r>
        <w:rPr>
          <w:rFonts w:hint="eastAsia" w:ascii="宋体" w:hAnsi="宋体"/>
          <w:szCs w:val="21"/>
        </w:rPr>
        <w:t>（3）基金托管人依法解散、被依法撤销或被依法宣告破产的；</w:t>
      </w:r>
    </w:p>
    <w:p w14:paraId="05601B3B">
      <w:pPr>
        <w:spacing w:line="360" w:lineRule="auto"/>
        <w:ind w:firstLine="420" w:firstLineChars="200"/>
        <w:rPr>
          <w:rFonts w:hint="eastAsia" w:ascii="宋体" w:hAnsi="宋体"/>
          <w:szCs w:val="21"/>
        </w:rPr>
      </w:pPr>
      <w:r>
        <w:rPr>
          <w:rFonts w:hint="eastAsia" w:ascii="宋体" w:hAnsi="宋体"/>
          <w:szCs w:val="21"/>
        </w:rPr>
        <w:t>（4）基金托管人被依法取消基金托管资格的；</w:t>
      </w:r>
    </w:p>
    <w:p w14:paraId="53014BD2">
      <w:pPr>
        <w:spacing w:line="360" w:lineRule="auto"/>
        <w:ind w:firstLine="420" w:firstLineChars="200"/>
        <w:rPr>
          <w:rFonts w:hint="eastAsia" w:ascii="宋体" w:hAnsi="宋体"/>
          <w:szCs w:val="21"/>
        </w:rPr>
      </w:pPr>
      <w:r>
        <w:rPr>
          <w:rFonts w:hint="eastAsia" w:ascii="宋体" w:hAnsi="宋体"/>
          <w:szCs w:val="21"/>
        </w:rPr>
        <w:t>2、私募基金合同期限届满而未延期的；</w:t>
      </w:r>
    </w:p>
    <w:p w14:paraId="73C6A9A0">
      <w:pPr>
        <w:spacing w:line="360" w:lineRule="auto"/>
        <w:ind w:firstLine="420" w:firstLineChars="200"/>
        <w:rPr>
          <w:rFonts w:hint="eastAsia" w:ascii="宋体" w:hAnsi="宋体"/>
          <w:szCs w:val="21"/>
        </w:rPr>
      </w:pPr>
      <w:r>
        <w:rPr>
          <w:rFonts w:hint="eastAsia" w:ascii="宋体" w:hAnsi="宋体"/>
          <w:szCs w:val="21"/>
        </w:rPr>
        <w:t>3、基金份额持有人大会决定终止的；</w:t>
      </w:r>
    </w:p>
    <w:p w14:paraId="2766665F">
      <w:pPr>
        <w:spacing w:line="360" w:lineRule="auto"/>
        <w:ind w:firstLine="420" w:firstLineChars="200"/>
        <w:rPr>
          <w:rFonts w:hint="eastAsia" w:ascii="宋体" w:hAnsi="宋体"/>
          <w:szCs w:val="21"/>
        </w:rPr>
      </w:pPr>
      <w:r>
        <w:rPr>
          <w:rFonts w:hint="eastAsia" w:ascii="宋体" w:hAnsi="宋体"/>
          <w:szCs w:val="21"/>
        </w:rPr>
        <w:t>4、法律法规和本合同规定的其他情形。</w:t>
      </w:r>
    </w:p>
    <w:p w14:paraId="1E721F1C">
      <w:pPr>
        <w:spacing w:line="360" w:lineRule="auto"/>
        <w:ind w:firstLine="420" w:firstLineChars="200"/>
        <w:rPr>
          <w:rFonts w:hint="eastAsia" w:ascii="宋体" w:hAnsi="宋体"/>
          <w:szCs w:val="21"/>
        </w:rPr>
      </w:pPr>
    </w:p>
    <w:p w14:paraId="1B202B6C">
      <w:pPr>
        <w:pStyle w:val="2"/>
        <w:spacing w:before="0" w:after="0" w:line="360" w:lineRule="auto"/>
        <w:ind w:firstLine="422" w:firstLineChars="200"/>
        <w:jc w:val="center"/>
        <w:rPr>
          <w:rFonts w:hint="eastAsia" w:ascii="宋体" w:hAnsi="宋体"/>
          <w:sz w:val="21"/>
          <w:szCs w:val="21"/>
        </w:rPr>
      </w:pPr>
      <w:bookmarkStart w:id="88" w:name="_Toc459392476"/>
      <w:bookmarkStart w:id="89" w:name="_Toc277321603"/>
      <w:bookmarkStart w:id="90" w:name="_Toc22246"/>
      <w:r>
        <w:rPr>
          <w:rFonts w:hint="eastAsia" w:ascii="宋体" w:hAnsi="宋体"/>
          <w:sz w:val="21"/>
          <w:szCs w:val="21"/>
        </w:rPr>
        <w:t>二十五、基金的清算</w:t>
      </w:r>
      <w:bookmarkEnd w:id="88"/>
      <w:bookmarkEnd w:id="89"/>
      <w:bookmarkEnd w:id="90"/>
    </w:p>
    <w:p w14:paraId="3C2E9531">
      <w:pPr>
        <w:spacing w:line="360" w:lineRule="auto"/>
        <w:ind w:firstLine="420" w:firstLineChars="200"/>
        <w:rPr>
          <w:rFonts w:hint="eastAsia" w:ascii="宋体" w:hAnsi="宋体"/>
          <w:szCs w:val="21"/>
        </w:rPr>
      </w:pPr>
    </w:p>
    <w:p w14:paraId="621E532A">
      <w:pPr>
        <w:spacing w:line="360" w:lineRule="auto"/>
        <w:ind w:firstLine="420" w:firstLineChars="200"/>
        <w:rPr>
          <w:rFonts w:hint="eastAsia" w:ascii="宋体" w:hAnsi="宋体"/>
          <w:szCs w:val="21"/>
        </w:rPr>
      </w:pPr>
      <w:r>
        <w:rPr>
          <w:rFonts w:hint="eastAsia" w:ascii="宋体" w:hAnsi="宋体"/>
          <w:szCs w:val="21"/>
        </w:rPr>
        <w:t>（一） 基金财产清算小组</w:t>
      </w:r>
    </w:p>
    <w:p w14:paraId="40694E58">
      <w:pPr>
        <w:spacing w:line="360" w:lineRule="auto"/>
        <w:ind w:firstLine="420" w:firstLineChars="200"/>
        <w:rPr>
          <w:rFonts w:hint="eastAsia" w:ascii="宋体" w:hAnsi="宋体"/>
          <w:szCs w:val="21"/>
        </w:rPr>
      </w:pPr>
      <w:r>
        <w:rPr>
          <w:rFonts w:hint="eastAsia" w:ascii="宋体" w:hAnsi="宋体"/>
          <w:szCs w:val="21"/>
        </w:rPr>
        <w:t>1、自基金合同终止之日起30个工作日内成立基金财产清算小组。</w:t>
      </w:r>
    </w:p>
    <w:p w14:paraId="22EF68E0">
      <w:pPr>
        <w:spacing w:line="360" w:lineRule="auto"/>
        <w:ind w:firstLine="420" w:firstLineChars="200"/>
        <w:rPr>
          <w:rFonts w:hint="eastAsia" w:ascii="宋体" w:hAnsi="宋体"/>
          <w:szCs w:val="21"/>
        </w:rPr>
      </w:pPr>
      <w:r>
        <w:rPr>
          <w:rFonts w:hint="eastAsia" w:ascii="宋体" w:hAnsi="宋体"/>
          <w:szCs w:val="21"/>
        </w:rPr>
        <w:t>2、基金财产清算小组成员由基金管理人、基金托管人等相关人员组成。清算小组可以聘用必要的工作人员。</w:t>
      </w:r>
    </w:p>
    <w:p w14:paraId="55972A39">
      <w:pPr>
        <w:spacing w:line="360" w:lineRule="auto"/>
        <w:ind w:firstLine="420" w:firstLineChars="200"/>
        <w:rPr>
          <w:rFonts w:hint="eastAsia" w:ascii="宋体" w:hAnsi="宋体"/>
          <w:szCs w:val="21"/>
        </w:rPr>
      </w:pPr>
      <w:r>
        <w:rPr>
          <w:rFonts w:hint="eastAsia" w:ascii="宋体" w:hAnsi="宋体"/>
          <w:szCs w:val="21"/>
        </w:rPr>
        <w:t>3、 基金财产清算小组负责基金财产的保管、清理、估价、变现和分配。基金财产清算小组可以依法进行必要的民事活动。</w:t>
      </w:r>
    </w:p>
    <w:p w14:paraId="233BA62C">
      <w:pPr>
        <w:spacing w:line="360" w:lineRule="auto"/>
        <w:ind w:firstLine="420" w:firstLineChars="200"/>
        <w:rPr>
          <w:rFonts w:hint="eastAsia" w:ascii="宋体" w:hAnsi="宋体"/>
          <w:szCs w:val="21"/>
        </w:rPr>
      </w:pPr>
      <w:r>
        <w:rPr>
          <w:rFonts w:hint="eastAsia" w:ascii="宋体" w:hAnsi="宋体"/>
          <w:szCs w:val="21"/>
        </w:rPr>
        <w:t>（二）基金财产清算程序</w:t>
      </w:r>
    </w:p>
    <w:p w14:paraId="4262BB2E">
      <w:pPr>
        <w:spacing w:line="360" w:lineRule="auto"/>
        <w:ind w:firstLine="420" w:firstLineChars="200"/>
        <w:rPr>
          <w:rFonts w:hint="eastAsia" w:ascii="宋体" w:hAnsi="宋体"/>
          <w:szCs w:val="21"/>
        </w:rPr>
      </w:pPr>
      <w:r>
        <w:rPr>
          <w:rFonts w:hint="eastAsia" w:ascii="宋体" w:hAnsi="宋体"/>
          <w:szCs w:val="21"/>
        </w:rPr>
        <w:t>1、基金合同终止后，由基金财产清算小组统一接管基金财产；</w:t>
      </w:r>
    </w:p>
    <w:p w14:paraId="60B39B57">
      <w:pPr>
        <w:spacing w:line="360" w:lineRule="auto"/>
        <w:ind w:firstLine="420" w:firstLineChars="200"/>
        <w:rPr>
          <w:rFonts w:hint="eastAsia" w:ascii="宋体" w:hAnsi="宋体"/>
          <w:szCs w:val="21"/>
        </w:rPr>
      </w:pPr>
      <w:r>
        <w:rPr>
          <w:rFonts w:hint="eastAsia" w:ascii="宋体" w:hAnsi="宋体"/>
          <w:szCs w:val="21"/>
        </w:rPr>
        <w:t>2、对基金财产和债权债务进行清理和确认；</w:t>
      </w:r>
    </w:p>
    <w:p w14:paraId="655B4B52">
      <w:pPr>
        <w:spacing w:line="360" w:lineRule="auto"/>
        <w:ind w:firstLine="420" w:firstLineChars="200"/>
        <w:rPr>
          <w:rFonts w:hint="eastAsia" w:ascii="宋体" w:hAnsi="宋体"/>
          <w:szCs w:val="21"/>
        </w:rPr>
      </w:pPr>
      <w:r>
        <w:rPr>
          <w:rFonts w:hint="eastAsia" w:ascii="宋体" w:hAnsi="宋体"/>
          <w:szCs w:val="21"/>
        </w:rPr>
        <w:t>3、对基金财产进行估值和变现；</w:t>
      </w:r>
    </w:p>
    <w:p w14:paraId="7A656625">
      <w:pPr>
        <w:spacing w:line="360" w:lineRule="auto"/>
        <w:ind w:firstLine="420" w:firstLineChars="200"/>
        <w:rPr>
          <w:rFonts w:hint="eastAsia" w:ascii="宋体" w:hAnsi="宋体"/>
          <w:szCs w:val="21"/>
        </w:rPr>
      </w:pPr>
      <w:r>
        <w:rPr>
          <w:rFonts w:hint="eastAsia" w:ascii="宋体" w:hAnsi="宋体"/>
          <w:szCs w:val="21"/>
        </w:rPr>
        <w:t>4、制作清算报告；</w:t>
      </w:r>
    </w:p>
    <w:p w14:paraId="1F0CA616">
      <w:pPr>
        <w:spacing w:line="360" w:lineRule="auto"/>
        <w:ind w:firstLine="420" w:firstLineChars="200"/>
        <w:rPr>
          <w:rFonts w:hint="eastAsia" w:ascii="宋体" w:hAnsi="宋体"/>
          <w:szCs w:val="21"/>
        </w:rPr>
      </w:pPr>
      <w:r>
        <w:rPr>
          <w:rFonts w:hint="eastAsia" w:ascii="宋体" w:hAnsi="宋体"/>
          <w:szCs w:val="21"/>
        </w:rPr>
        <w:t>5、对基金财产进行分配。</w:t>
      </w:r>
    </w:p>
    <w:p w14:paraId="434C4B38">
      <w:pPr>
        <w:spacing w:line="360" w:lineRule="auto"/>
        <w:ind w:firstLine="420" w:firstLineChars="200"/>
        <w:rPr>
          <w:rFonts w:hint="eastAsia" w:ascii="宋体" w:hAnsi="宋体"/>
          <w:szCs w:val="21"/>
        </w:rPr>
      </w:pPr>
      <w:r>
        <w:rPr>
          <w:rFonts w:hint="eastAsia" w:ascii="宋体" w:hAnsi="宋体"/>
          <w:szCs w:val="21"/>
        </w:rPr>
        <w:t>（三）</w:t>
      </w:r>
      <w:r>
        <w:rPr>
          <w:rFonts w:ascii="宋体" w:hAnsi="宋体"/>
          <w:szCs w:val="21"/>
        </w:rPr>
        <w:t>清算费用</w:t>
      </w:r>
    </w:p>
    <w:p w14:paraId="60EE8A25">
      <w:pPr>
        <w:spacing w:line="360" w:lineRule="auto"/>
        <w:ind w:firstLine="420" w:firstLineChars="200"/>
        <w:rPr>
          <w:rFonts w:hint="eastAsia" w:ascii="宋体" w:hAnsi="宋体"/>
          <w:szCs w:val="21"/>
        </w:rPr>
      </w:pPr>
      <w:r>
        <w:rPr>
          <w:rFonts w:ascii="宋体" w:hAnsi="宋体"/>
          <w:szCs w:val="21"/>
        </w:rPr>
        <w:t>清算费用是指</w:t>
      </w:r>
      <w:r>
        <w:rPr>
          <w:rFonts w:hint="eastAsia" w:ascii="宋体" w:hAnsi="宋体"/>
          <w:szCs w:val="21"/>
        </w:rPr>
        <w:t>基金财产</w:t>
      </w:r>
      <w:r>
        <w:rPr>
          <w:rFonts w:ascii="宋体" w:hAnsi="宋体"/>
          <w:szCs w:val="21"/>
        </w:rPr>
        <w:t>清算小组在进行基金财产清算过程中发生的所有合理费用，清算费用由</w:t>
      </w:r>
      <w:r>
        <w:rPr>
          <w:rFonts w:hint="eastAsia" w:ascii="宋体" w:hAnsi="宋体"/>
          <w:szCs w:val="21"/>
        </w:rPr>
        <w:t>基金财产</w:t>
      </w:r>
      <w:r>
        <w:rPr>
          <w:rFonts w:ascii="宋体" w:hAnsi="宋体"/>
          <w:szCs w:val="21"/>
        </w:rPr>
        <w:t>清算小组优先从基金</w:t>
      </w:r>
      <w:r>
        <w:rPr>
          <w:rFonts w:hint="eastAsia" w:ascii="宋体" w:hAnsi="宋体"/>
          <w:szCs w:val="21"/>
        </w:rPr>
        <w:t>财产</w:t>
      </w:r>
      <w:r>
        <w:rPr>
          <w:rFonts w:ascii="宋体" w:hAnsi="宋体"/>
          <w:szCs w:val="21"/>
        </w:rPr>
        <w:t>中支付。</w:t>
      </w:r>
    </w:p>
    <w:p w14:paraId="3A368F60">
      <w:pPr>
        <w:spacing w:line="360" w:lineRule="auto"/>
        <w:ind w:firstLine="420" w:firstLineChars="200"/>
        <w:rPr>
          <w:rFonts w:hint="eastAsia" w:ascii="宋体" w:hAnsi="宋体"/>
          <w:szCs w:val="21"/>
        </w:rPr>
      </w:pPr>
      <w:r>
        <w:rPr>
          <w:rFonts w:hint="eastAsia" w:ascii="宋体" w:hAnsi="宋体"/>
          <w:szCs w:val="21"/>
        </w:rPr>
        <w:t>（四）</w:t>
      </w:r>
      <w:r>
        <w:rPr>
          <w:rFonts w:ascii="宋体" w:hAnsi="宋体"/>
          <w:szCs w:val="21"/>
        </w:rPr>
        <w:t>基金财产清算过程中剩余资产的分配</w:t>
      </w:r>
    </w:p>
    <w:p w14:paraId="5A2718DC">
      <w:pPr>
        <w:spacing w:line="360" w:lineRule="auto"/>
        <w:ind w:firstLine="420" w:firstLineChars="200"/>
        <w:rPr>
          <w:rFonts w:hint="eastAsia" w:ascii="宋体" w:hAnsi="宋体"/>
          <w:szCs w:val="21"/>
        </w:rPr>
      </w:pPr>
      <w:r>
        <w:rPr>
          <w:rFonts w:ascii="宋体" w:hAnsi="宋体"/>
          <w:szCs w:val="21"/>
        </w:rPr>
        <w:t>依据基金财产清算的分配方案，</w:t>
      </w:r>
      <w:r>
        <w:rPr>
          <w:rFonts w:hint="eastAsia" w:ascii="宋体" w:hAnsi="宋体"/>
          <w:szCs w:val="21"/>
        </w:rPr>
        <w:t>将基金财产清算后的全部剩余资产扣除基金财产清算费用及各项负债后，按照基金份额持有人拥有的基金份额比例或基金合同的约定进行分配</w:t>
      </w:r>
      <w:r>
        <w:rPr>
          <w:rFonts w:ascii="宋体" w:hAnsi="宋体"/>
          <w:szCs w:val="21"/>
        </w:rPr>
        <w:t>。</w:t>
      </w:r>
      <w:r>
        <w:rPr>
          <w:rFonts w:hint="eastAsia" w:ascii="宋体" w:hAnsi="宋体"/>
          <w:szCs w:val="21"/>
        </w:rPr>
        <w:t>其中，在基金清算时免收基金份额持有人的赎回费用（若有）。</w:t>
      </w:r>
    </w:p>
    <w:p w14:paraId="28F19899">
      <w:pPr>
        <w:spacing w:line="360" w:lineRule="auto"/>
        <w:ind w:firstLine="420" w:firstLineChars="200"/>
        <w:rPr>
          <w:rFonts w:hint="eastAsia" w:ascii="宋体" w:hAnsi="宋体"/>
          <w:szCs w:val="21"/>
        </w:rPr>
      </w:pPr>
      <w:r>
        <w:rPr>
          <w:rFonts w:hint="eastAsia" w:ascii="宋体" w:hAnsi="宋体"/>
          <w:szCs w:val="21"/>
        </w:rPr>
        <w:t>因持有流通受限证券等原因导致本基金财产无法及时变现的，则变现时间顺延，待全部变现完成之日，基金管理人进行二次清算。二次清算期间，基金管理人、基金托管人不计提管理费、托管费。</w:t>
      </w:r>
    </w:p>
    <w:p w14:paraId="5777F5E7">
      <w:pPr>
        <w:spacing w:line="360" w:lineRule="auto"/>
        <w:ind w:firstLine="420" w:firstLineChars="200"/>
        <w:rPr>
          <w:rFonts w:hint="eastAsia" w:ascii="宋体" w:hAnsi="宋体"/>
          <w:szCs w:val="21"/>
        </w:rPr>
      </w:pPr>
      <w:r>
        <w:rPr>
          <w:rFonts w:hint="eastAsia" w:ascii="宋体" w:hAnsi="宋体"/>
          <w:szCs w:val="21"/>
        </w:rPr>
        <w:t>（五）</w:t>
      </w:r>
      <w:r>
        <w:rPr>
          <w:rFonts w:ascii="宋体" w:hAnsi="宋体"/>
          <w:szCs w:val="21"/>
        </w:rPr>
        <w:t>清算未尽事宜</w:t>
      </w:r>
    </w:p>
    <w:p w14:paraId="30219455">
      <w:pPr>
        <w:spacing w:line="360" w:lineRule="auto"/>
        <w:ind w:firstLine="420" w:firstLineChars="200"/>
        <w:rPr>
          <w:rFonts w:hint="eastAsia" w:ascii="宋体" w:hAnsi="宋体"/>
          <w:szCs w:val="21"/>
        </w:rPr>
      </w:pPr>
      <w:r>
        <w:rPr>
          <w:rFonts w:ascii="宋体" w:hAnsi="宋体"/>
          <w:szCs w:val="21"/>
        </w:rPr>
        <w:t>本合同中关于基金清算的未尽事宜以清算报告或基金管理人</w:t>
      </w:r>
      <w:r>
        <w:rPr>
          <w:rFonts w:hint="eastAsia" w:ascii="宋体" w:hAnsi="宋体"/>
          <w:szCs w:val="21"/>
        </w:rPr>
        <w:t>的通知</w:t>
      </w:r>
      <w:r>
        <w:rPr>
          <w:rFonts w:ascii="宋体" w:hAnsi="宋体"/>
          <w:szCs w:val="21"/>
        </w:rPr>
        <w:t>为准。</w:t>
      </w:r>
    </w:p>
    <w:p w14:paraId="13444C8F">
      <w:pPr>
        <w:spacing w:line="360" w:lineRule="auto"/>
        <w:ind w:firstLine="420" w:firstLineChars="200"/>
        <w:rPr>
          <w:rFonts w:hint="eastAsia" w:ascii="宋体" w:hAnsi="宋体"/>
          <w:szCs w:val="21"/>
        </w:rPr>
      </w:pPr>
      <w:r>
        <w:rPr>
          <w:rFonts w:hint="eastAsia" w:ascii="宋体" w:hAnsi="宋体"/>
          <w:szCs w:val="21"/>
        </w:rPr>
        <w:t>（六）基金财产清算报告</w:t>
      </w:r>
    </w:p>
    <w:p w14:paraId="3E39CEF5">
      <w:pPr>
        <w:spacing w:line="360" w:lineRule="auto"/>
        <w:ind w:firstLine="420" w:firstLineChars="200"/>
        <w:rPr>
          <w:rFonts w:hint="eastAsia" w:ascii="宋体" w:hAnsi="宋体"/>
          <w:szCs w:val="21"/>
        </w:rPr>
      </w:pPr>
      <w:r>
        <w:rPr>
          <w:rFonts w:hint="eastAsia" w:ascii="宋体" w:hAnsi="宋体"/>
          <w:szCs w:val="21"/>
        </w:rPr>
        <w:t>本基金完成清算后，基金财产清算小组应编制基金财产清算报告，加盖基金管理人和基金托管人公章或业务章后以约定的方式通知基金份额持有人。</w:t>
      </w:r>
    </w:p>
    <w:p w14:paraId="4AC57202">
      <w:pPr>
        <w:spacing w:line="360" w:lineRule="auto"/>
        <w:ind w:firstLine="420" w:firstLineChars="200"/>
        <w:rPr>
          <w:rFonts w:hint="eastAsia" w:ascii="宋体" w:hAnsi="宋体"/>
          <w:szCs w:val="21"/>
        </w:rPr>
      </w:pPr>
      <w:r>
        <w:rPr>
          <w:rFonts w:hint="eastAsia" w:ascii="宋体" w:hAnsi="宋体"/>
          <w:szCs w:val="21"/>
        </w:rPr>
        <w:t>（七）基金财产清算账册及文件由私募基金管理人保存10年以上。</w:t>
      </w:r>
    </w:p>
    <w:p w14:paraId="13B38AE0">
      <w:pPr>
        <w:spacing w:line="360" w:lineRule="auto"/>
        <w:ind w:firstLine="420" w:firstLineChars="200"/>
        <w:rPr>
          <w:rFonts w:hint="eastAsia" w:ascii="宋体" w:hAnsi="宋体"/>
          <w:szCs w:val="21"/>
        </w:rPr>
      </w:pPr>
      <w:r>
        <w:rPr>
          <w:rFonts w:hint="eastAsia" w:ascii="宋体" w:hAnsi="宋体"/>
          <w:szCs w:val="21"/>
        </w:rPr>
        <w:t>（八）基金财产相关账户的注销</w:t>
      </w:r>
    </w:p>
    <w:p w14:paraId="69E3662D">
      <w:pPr>
        <w:spacing w:line="360" w:lineRule="auto"/>
        <w:ind w:firstLine="420" w:firstLineChars="200"/>
        <w:rPr>
          <w:rFonts w:hint="eastAsia" w:ascii="宋体" w:hAnsi="宋体"/>
          <w:szCs w:val="21"/>
        </w:rPr>
      </w:pPr>
      <w:r>
        <w:rPr>
          <w:rFonts w:hint="eastAsia" w:ascii="宋体" w:hAnsi="宋体"/>
          <w:szCs w:val="21"/>
        </w:rPr>
        <w:t>基金财产清算完毕后，基金托管人及基金管理人应按照交易所、银行的有关规定注销托管资金专门账户、证券账户和期货账户等投资所需账户。</w:t>
      </w:r>
    </w:p>
    <w:p w14:paraId="53D3AC08">
      <w:pPr>
        <w:spacing w:line="360" w:lineRule="auto"/>
        <w:ind w:firstLine="420" w:firstLineChars="200"/>
        <w:rPr>
          <w:rFonts w:hint="eastAsia" w:ascii="宋体" w:hAnsi="宋体"/>
          <w:szCs w:val="21"/>
        </w:rPr>
      </w:pPr>
    </w:p>
    <w:p w14:paraId="7A7B8705">
      <w:pPr>
        <w:pStyle w:val="2"/>
        <w:spacing w:before="0" w:after="0" w:line="360" w:lineRule="auto"/>
        <w:ind w:firstLine="422" w:firstLineChars="200"/>
        <w:jc w:val="center"/>
        <w:rPr>
          <w:rFonts w:hint="eastAsia" w:ascii="宋体" w:hAnsi="宋体"/>
          <w:sz w:val="21"/>
          <w:szCs w:val="21"/>
        </w:rPr>
      </w:pPr>
      <w:bookmarkStart w:id="91" w:name="_Toc459392477"/>
      <w:bookmarkStart w:id="92" w:name="_Toc13317"/>
      <w:r>
        <w:rPr>
          <w:rFonts w:hint="eastAsia" w:ascii="宋体" w:hAnsi="宋体"/>
          <w:sz w:val="21"/>
          <w:szCs w:val="21"/>
        </w:rPr>
        <w:t>二十六、违约责任</w:t>
      </w:r>
      <w:bookmarkEnd w:id="91"/>
      <w:bookmarkEnd w:id="92"/>
    </w:p>
    <w:p w14:paraId="6FF7BC08">
      <w:pPr>
        <w:spacing w:line="360" w:lineRule="auto"/>
        <w:ind w:firstLine="420" w:firstLineChars="200"/>
        <w:rPr>
          <w:rFonts w:hint="eastAsia" w:ascii="宋体" w:hAnsi="宋体"/>
          <w:szCs w:val="21"/>
        </w:rPr>
      </w:pPr>
    </w:p>
    <w:p w14:paraId="0DF56A6F">
      <w:pPr>
        <w:spacing w:line="360" w:lineRule="auto"/>
        <w:ind w:firstLine="420" w:firstLineChars="200"/>
        <w:rPr>
          <w:rFonts w:hint="eastAsia" w:ascii="宋体" w:hAnsi="宋体"/>
          <w:szCs w:val="21"/>
        </w:rPr>
      </w:pPr>
      <w:r>
        <w:rPr>
          <w:rFonts w:hint="eastAsia" w:ascii="宋体" w:hAnsi="宋体"/>
          <w:szCs w:val="21"/>
        </w:rPr>
        <w:t>（一）当事人违反本合同，应当承担违约责任，给合同其他当事人造成损失的，应当承担赔偿责任；如属本合同当事人双方或多方当事人的违约，根据实际情况，由违约方分别承担各自应负的违约责任。但是发生下列情况，当事人应当免责：</w:t>
      </w:r>
    </w:p>
    <w:p w14:paraId="1B00CA9D">
      <w:pPr>
        <w:spacing w:line="360" w:lineRule="auto"/>
        <w:ind w:firstLine="420" w:firstLineChars="200"/>
        <w:rPr>
          <w:rFonts w:hint="eastAsia" w:ascii="宋体" w:hAnsi="宋体"/>
          <w:szCs w:val="21"/>
        </w:rPr>
      </w:pPr>
      <w:r>
        <w:rPr>
          <w:rFonts w:hint="eastAsia" w:ascii="宋体" w:hAnsi="宋体"/>
          <w:szCs w:val="21"/>
        </w:rPr>
        <w:t>1、基金管理人及和/或基金托管人按照中国证监会的规定或当时有效的法律法规的作为或不作为而造成的损失等。</w:t>
      </w:r>
    </w:p>
    <w:p w14:paraId="0869BBE9">
      <w:pPr>
        <w:spacing w:line="360" w:lineRule="auto"/>
        <w:ind w:firstLine="420" w:firstLineChars="200"/>
        <w:rPr>
          <w:rFonts w:hint="eastAsia" w:ascii="宋体" w:hAnsi="宋体"/>
          <w:szCs w:val="21"/>
        </w:rPr>
      </w:pPr>
      <w:r>
        <w:rPr>
          <w:rFonts w:hint="eastAsia" w:ascii="宋体" w:hAnsi="宋体"/>
          <w:szCs w:val="21"/>
        </w:rPr>
        <w:t>2、基金管理人由于按照本合同规定的投资原则而行使或不行使其投资权而造成的损失等。</w:t>
      </w:r>
    </w:p>
    <w:p w14:paraId="5B5A8913">
      <w:pPr>
        <w:spacing w:line="360" w:lineRule="auto"/>
        <w:ind w:firstLine="420" w:firstLineChars="200"/>
        <w:rPr>
          <w:rFonts w:hint="eastAsia" w:ascii="宋体" w:hAnsi="宋体"/>
          <w:szCs w:val="21"/>
          <w:lang w:val="zh-CN"/>
        </w:rPr>
      </w:pPr>
      <w:r>
        <w:rPr>
          <w:rFonts w:hint="eastAsia" w:ascii="宋体" w:hAnsi="宋体"/>
          <w:szCs w:val="21"/>
          <w:lang w:val="zh-CN"/>
        </w:rPr>
        <w:t>3、基金托管人由于按照基金管理人符合本合同约定的有效指令执行而造成的损失等。</w:t>
      </w:r>
    </w:p>
    <w:p w14:paraId="3B4976EB">
      <w:pPr>
        <w:spacing w:line="360" w:lineRule="auto"/>
        <w:ind w:firstLine="420" w:firstLineChars="200"/>
        <w:rPr>
          <w:rFonts w:hint="eastAsia" w:ascii="宋体" w:hAnsi="宋体"/>
          <w:szCs w:val="21"/>
        </w:rPr>
      </w:pPr>
      <w:r>
        <w:rPr>
          <w:rFonts w:hint="eastAsia" w:ascii="宋体" w:hAnsi="宋体"/>
          <w:szCs w:val="21"/>
        </w:rPr>
        <w:t>4、基金托管人对存放或存管在基金托管人以外机构的基金资产，或交由商业银行、期货公司、证券公司等其他机构负责清算交收的委托资产（包括但不限于保证金账户内的资金、期货合约等）及其收益，因该等机构欺诈、疏忽、过失、破产等原因给委托资产带来的损失等。</w:t>
      </w:r>
    </w:p>
    <w:p w14:paraId="0C63E71F">
      <w:pPr>
        <w:spacing w:line="360" w:lineRule="auto"/>
        <w:ind w:firstLine="420" w:firstLineChars="200"/>
        <w:rPr>
          <w:rFonts w:hint="eastAsia" w:ascii="宋体" w:hAnsi="宋体"/>
          <w:szCs w:val="21"/>
        </w:rPr>
      </w:pPr>
      <w:r>
        <w:rPr>
          <w:rFonts w:hint="eastAsia" w:ascii="宋体" w:hAnsi="宋体"/>
          <w:szCs w:val="21"/>
        </w:rPr>
        <w:t>5、</w:t>
      </w:r>
      <w:r>
        <w:rPr>
          <w:rFonts w:hint="eastAsia" w:ascii="宋体" w:hAnsi="宋体"/>
          <w:kern w:val="0"/>
          <w:szCs w:val="21"/>
        </w:rPr>
        <w:t>本协议各方对由于第三方（包括但不限于交易所、中登公司、经纪商等）发送或提供的数据错误给本基金资产造成的损失等。</w:t>
      </w:r>
    </w:p>
    <w:p w14:paraId="6FA64A41">
      <w:pPr>
        <w:spacing w:line="360" w:lineRule="auto"/>
        <w:ind w:firstLine="420" w:firstLineChars="200"/>
        <w:rPr>
          <w:rFonts w:hint="eastAsia" w:ascii="宋体" w:hAnsi="宋体"/>
          <w:szCs w:val="21"/>
        </w:rPr>
      </w:pPr>
      <w:r>
        <w:rPr>
          <w:rFonts w:hint="eastAsia" w:ascii="宋体" w:hAnsi="宋体"/>
          <w:szCs w:val="21"/>
        </w:rPr>
        <w:t>6、不可抗力。</w:t>
      </w:r>
    </w:p>
    <w:p w14:paraId="597B9014">
      <w:pPr>
        <w:spacing w:line="360" w:lineRule="auto"/>
        <w:ind w:firstLine="420" w:firstLineChars="200"/>
        <w:rPr>
          <w:rFonts w:hint="eastAsia" w:ascii="宋体" w:hAnsi="宋体"/>
          <w:szCs w:val="21"/>
        </w:rPr>
      </w:pPr>
      <w:r>
        <w:rPr>
          <w:rFonts w:hint="eastAsia" w:ascii="宋体" w:hAnsi="宋体"/>
          <w:szCs w:val="21"/>
        </w:rPr>
        <w:t>（二）在发生一方或多方违约的情况下，在最大限度地保护基金份额持有人利益的前提下，本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745341D4">
      <w:pPr>
        <w:spacing w:line="360" w:lineRule="auto"/>
        <w:ind w:firstLine="420" w:firstLineChars="200"/>
        <w:rPr>
          <w:rFonts w:hint="eastAsia" w:ascii="宋体" w:hAnsi="宋体"/>
          <w:szCs w:val="21"/>
        </w:rPr>
      </w:pPr>
      <w:r>
        <w:rPr>
          <w:rFonts w:hint="eastAsia" w:ascii="宋体" w:hAnsi="宋体"/>
          <w:szCs w:val="21"/>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由此造成的影响。</w:t>
      </w:r>
    </w:p>
    <w:p w14:paraId="391157CE">
      <w:pPr>
        <w:spacing w:line="360" w:lineRule="auto"/>
        <w:ind w:firstLine="420" w:firstLineChars="200"/>
        <w:rPr>
          <w:rFonts w:hint="eastAsia" w:ascii="宋体" w:hAnsi="宋体"/>
          <w:szCs w:val="21"/>
        </w:rPr>
      </w:pPr>
      <w:r>
        <w:rPr>
          <w:rFonts w:hint="eastAsia" w:ascii="宋体" w:hAnsi="宋体"/>
          <w:szCs w:val="21"/>
        </w:rPr>
        <w:t>（四）一方依据本合同向另一方赔偿的损失，仅限于直接损失。</w:t>
      </w:r>
    </w:p>
    <w:p w14:paraId="696241FD">
      <w:pPr>
        <w:spacing w:line="360" w:lineRule="auto"/>
        <w:ind w:firstLine="420" w:firstLineChars="200"/>
        <w:rPr>
          <w:rFonts w:hint="eastAsia" w:ascii="宋体" w:hAnsi="宋体"/>
          <w:szCs w:val="21"/>
        </w:rPr>
      </w:pPr>
      <w:r>
        <w:rPr>
          <w:rFonts w:hint="eastAsia" w:ascii="宋体" w:hAnsi="宋体"/>
          <w:szCs w:val="21"/>
        </w:rPr>
        <w:t>（五）基金托管人仅承担本合同约定的相关责任及义务，基金管理人不得对基金托管人所承担的责任进行虚假宣传，更不得以基金托管人名义或利用基金托管人商誉进行非法募集资金、承诺投资收益等违规活动。</w:t>
      </w:r>
    </w:p>
    <w:p w14:paraId="798A840A">
      <w:pPr>
        <w:spacing w:line="360" w:lineRule="auto"/>
        <w:ind w:firstLine="420" w:firstLineChars="200"/>
        <w:rPr>
          <w:rFonts w:hint="eastAsia" w:ascii="宋体" w:hAnsi="宋体"/>
          <w:szCs w:val="21"/>
        </w:rPr>
      </w:pPr>
    </w:p>
    <w:p w14:paraId="51F85A82">
      <w:pPr>
        <w:pStyle w:val="2"/>
        <w:spacing w:before="0" w:after="0" w:line="360" w:lineRule="auto"/>
        <w:ind w:firstLine="422" w:firstLineChars="200"/>
        <w:jc w:val="center"/>
        <w:rPr>
          <w:rFonts w:hint="eastAsia" w:ascii="宋体" w:hAnsi="宋体"/>
          <w:szCs w:val="21"/>
        </w:rPr>
      </w:pPr>
      <w:bookmarkStart w:id="93" w:name="_Toc459392478"/>
      <w:bookmarkStart w:id="94" w:name="_Toc21095"/>
      <w:r>
        <w:rPr>
          <w:rFonts w:hint="eastAsia" w:ascii="宋体" w:hAnsi="宋体"/>
          <w:sz w:val="21"/>
          <w:szCs w:val="21"/>
        </w:rPr>
        <w:t>二十七、通知与送达</w:t>
      </w:r>
      <w:bookmarkEnd w:id="93"/>
      <w:bookmarkEnd w:id="94"/>
    </w:p>
    <w:p w14:paraId="3FB51634">
      <w:pPr>
        <w:spacing w:line="360" w:lineRule="auto"/>
        <w:ind w:firstLine="420" w:firstLineChars="200"/>
        <w:rPr>
          <w:rFonts w:hint="eastAsia" w:ascii="宋体" w:hAnsi="宋体"/>
          <w:szCs w:val="21"/>
        </w:rPr>
      </w:pPr>
    </w:p>
    <w:p w14:paraId="21218EBA">
      <w:pPr>
        <w:spacing w:line="360" w:lineRule="auto"/>
        <w:ind w:firstLine="420" w:firstLineChars="200"/>
        <w:rPr>
          <w:rFonts w:hint="eastAsia" w:ascii="宋体" w:hAnsi="宋体"/>
          <w:szCs w:val="21"/>
        </w:rPr>
      </w:pPr>
      <w:r>
        <w:rPr>
          <w:rFonts w:hint="eastAsia" w:ascii="宋体" w:hAnsi="宋体"/>
          <w:szCs w:val="21"/>
        </w:rPr>
        <w:t>本合同的规定需要发出的任何通知、要求、需要、主张和其他联络内容等，基金管理人除了可通过管理人或代销机构的网站以公告的方式进行通知的事项外，还可以当面递交、传真、快递、挂号信、电子邮件或短信的方式送至本合同各方当事人。</w:t>
      </w:r>
    </w:p>
    <w:p w14:paraId="1F6D3423">
      <w:pPr>
        <w:spacing w:line="360" w:lineRule="auto"/>
        <w:ind w:firstLine="420" w:firstLineChars="200"/>
        <w:rPr>
          <w:rFonts w:hint="eastAsia" w:ascii="宋体" w:hAnsi="宋体"/>
          <w:szCs w:val="21"/>
        </w:rPr>
      </w:pPr>
      <w:r>
        <w:rPr>
          <w:rFonts w:hint="eastAsia" w:ascii="宋体" w:hAnsi="宋体"/>
          <w:szCs w:val="21"/>
        </w:rPr>
        <w:t>被送达方为基金管理人的，送达至本合同当事人信息页规定的基金管理人的联系地址或基金管理人按本合同的规定变更后的联系地址，即视为送达；被送达方为基金托管人的，送达至本合同当事人信息页规定的基金托管人的联系地址或基金托管人按本合同的规定变更后的联系地址，即视为送达；被送达方为基金份额持有人的，送达至其在募集机构预留的联系地址为或其按照本合同规定变更后的联系地址，即视为送达。</w:t>
      </w:r>
    </w:p>
    <w:p w14:paraId="3B75EFE4">
      <w:pPr>
        <w:spacing w:line="360" w:lineRule="auto"/>
        <w:ind w:firstLine="420" w:firstLineChars="200"/>
        <w:rPr>
          <w:rFonts w:hint="eastAsia" w:ascii="宋体" w:hAnsi="宋体"/>
          <w:szCs w:val="21"/>
        </w:rPr>
      </w:pPr>
      <w:r>
        <w:rPr>
          <w:rFonts w:hint="eastAsia" w:ascii="宋体" w:hAnsi="宋体"/>
          <w:szCs w:val="21"/>
        </w:rPr>
        <w:t>任何一方在任何时间改变接收通知所用的地址、电子邮箱、传真号码或手机号码都应立即将该变更书面通知另一方；如果该变更通知未能送达，递交给上述收件人或地址的通知或联络应视为被正常发送和接收。</w:t>
      </w:r>
    </w:p>
    <w:p w14:paraId="3680DB1D">
      <w:pPr>
        <w:spacing w:line="360" w:lineRule="auto"/>
        <w:ind w:firstLine="420" w:firstLineChars="200"/>
        <w:rPr>
          <w:rFonts w:hint="eastAsia" w:ascii="宋体" w:hAnsi="宋体"/>
          <w:szCs w:val="21"/>
        </w:rPr>
      </w:pPr>
      <w:r>
        <w:rPr>
          <w:rFonts w:hint="eastAsia" w:ascii="宋体" w:hAnsi="宋体"/>
          <w:szCs w:val="21"/>
        </w:rPr>
        <w:t>所有该等通知和其他联络均应视为已被收到：（1）当面递交的，于递交时收到；（2）邮寄或快递的，则寄出五个工作日视为收到；（3）传真递交的，传真机报告确认时视为收到；（4）电子邮件发送的，收件方服务器接收视为收到；（5）短信发送的，发送方发送成功视为收到。</w:t>
      </w:r>
    </w:p>
    <w:p w14:paraId="0862C6D9">
      <w:pPr>
        <w:spacing w:line="360" w:lineRule="auto"/>
        <w:ind w:firstLine="420" w:firstLineChars="200"/>
        <w:rPr>
          <w:rFonts w:hint="eastAsia" w:ascii="宋体" w:hAnsi="宋体"/>
          <w:szCs w:val="21"/>
        </w:rPr>
      </w:pPr>
    </w:p>
    <w:p w14:paraId="5073281B">
      <w:pPr>
        <w:pStyle w:val="2"/>
        <w:spacing w:before="0" w:after="0" w:line="360" w:lineRule="auto"/>
        <w:ind w:firstLine="422" w:firstLineChars="200"/>
        <w:jc w:val="center"/>
        <w:rPr>
          <w:rFonts w:hint="eastAsia" w:ascii="宋体" w:hAnsi="宋体"/>
          <w:sz w:val="21"/>
          <w:szCs w:val="21"/>
        </w:rPr>
      </w:pPr>
      <w:bookmarkStart w:id="95" w:name="_Toc459392479"/>
      <w:bookmarkStart w:id="96" w:name="_Toc6642"/>
      <w:r>
        <w:rPr>
          <w:rFonts w:hint="eastAsia" w:ascii="宋体" w:hAnsi="宋体"/>
          <w:sz w:val="21"/>
          <w:szCs w:val="21"/>
        </w:rPr>
        <w:t>二十八、法律适用和争议的处理</w:t>
      </w:r>
      <w:bookmarkEnd w:id="95"/>
      <w:bookmarkEnd w:id="96"/>
    </w:p>
    <w:p w14:paraId="6CD67344">
      <w:pPr>
        <w:spacing w:line="360" w:lineRule="auto"/>
        <w:ind w:firstLine="420" w:firstLineChars="200"/>
        <w:rPr>
          <w:rFonts w:hint="eastAsia" w:ascii="宋体" w:hAnsi="宋体"/>
          <w:szCs w:val="21"/>
        </w:rPr>
      </w:pPr>
    </w:p>
    <w:p w14:paraId="7A10E146">
      <w:pPr>
        <w:spacing w:line="360" w:lineRule="auto"/>
        <w:ind w:firstLine="420" w:firstLineChars="200"/>
        <w:rPr>
          <w:rFonts w:hint="eastAsia" w:ascii="宋体" w:hAnsi="宋体"/>
          <w:szCs w:val="21"/>
        </w:rPr>
      </w:pPr>
      <w:r>
        <w:rPr>
          <w:rFonts w:hint="eastAsia" w:ascii="宋体" w:hAnsi="宋体"/>
          <w:szCs w:val="21"/>
        </w:rPr>
        <w:t>有关本合同的签署和履行而产生的任何争议及对本合同项下条款的解释，均适用中华人民共和国法律法规（为本合同之目的，在此不包括香港、澳门特别行政区及台湾地区法律法规），并按其解释。</w:t>
      </w:r>
    </w:p>
    <w:p w14:paraId="749F3815">
      <w:pPr>
        <w:spacing w:line="360" w:lineRule="auto"/>
        <w:ind w:firstLine="420" w:firstLineChars="200"/>
        <w:rPr>
          <w:rFonts w:hint="eastAsia" w:ascii="宋体" w:hAnsi="宋体"/>
          <w:szCs w:val="21"/>
        </w:rPr>
      </w:pPr>
      <w:r>
        <w:rPr>
          <w:rFonts w:hint="eastAsia" w:ascii="宋体" w:hAnsi="宋体"/>
          <w:szCs w:val="21"/>
        </w:rPr>
        <w:t>各方当事人同意，因本合同而产生的或与本合同有关的一切争议，合同当事人应尽量通过协商、调解途径解决。合同当事人不愿通过协商、调解解决或者协商、调解未能解决的，应提交</w:t>
      </w:r>
      <w:r>
        <w:rPr>
          <w:rFonts w:hint="eastAsia" w:ascii="宋体" w:hAnsi="宋体" w:cs="仿宋_GB2312"/>
          <w:kern w:val="0"/>
          <w:szCs w:val="21"/>
        </w:rPr>
        <w:t>深圳国际仲裁院</w:t>
      </w:r>
      <w:r>
        <w:rPr>
          <w:rFonts w:hint="eastAsia" w:ascii="宋体" w:hAnsi="宋体"/>
          <w:szCs w:val="21"/>
        </w:rPr>
        <w:t>申请仲裁</w:t>
      </w:r>
      <w:r>
        <w:rPr>
          <w:rFonts w:ascii="宋体" w:hAnsi="宋体"/>
          <w:szCs w:val="21"/>
        </w:rPr>
        <w:t>，仲裁地在</w:t>
      </w:r>
      <w:r>
        <w:rPr>
          <w:rFonts w:hint="eastAsia" w:ascii="宋体" w:hAnsi="宋体"/>
          <w:szCs w:val="21"/>
        </w:rPr>
        <w:t>深圳，以该会当时有效的仲裁规则为准，仲裁裁决是终局性的，并对各方当事人具有约束力，除裁决另有规定外，仲裁费由败诉方承担。</w:t>
      </w:r>
    </w:p>
    <w:p w14:paraId="1B376EFF">
      <w:pPr>
        <w:spacing w:line="360" w:lineRule="auto"/>
        <w:ind w:firstLine="420" w:firstLineChars="200"/>
        <w:rPr>
          <w:rFonts w:hint="eastAsia" w:ascii="宋体" w:hAnsi="宋体"/>
          <w:szCs w:val="21"/>
        </w:rPr>
      </w:pPr>
      <w:r>
        <w:rPr>
          <w:rFonts w:hint="eastAsia" w:ascii="宋体" w:hAnsi="宋体"/>
          <w:szCs w:val="21"/>
        </w:rPr>
        <w:t>争议处理期间，合同当事人应恪守各自的职责，继续忠实、勤勉、尽责地履行基金合同规定的义务，维护基金份额持有人的合法权益。</w:t>
      </w:r>
    </w:p>
    <w:p w14:paraId="38A9FFBC">
      <w:pPr>
        <w:spacing w:line="360" w:lineRule="auto"/>
        <w:ind w:firstLine="420" w:firstLineChars="200"/>
        <w:rPr>
          <w:rFonts w:hint="eastAsia" w:ascii="宋体" w:hAnsi="宋体"/>
          <w:szCs w:val="21"/>
        </w:rPr>
      </w:pPr>
    </w:p>
    <w:p w14:paraId="6CC493A1">
      <w:pPr>
        <w:pStyle w:val="2"/>
        <w:spacing w:before="0" w:after="0" w:line="360" w:lineRule="auto"/>
        <w:ind w:firstLine="422" w:firstLineChars="200"/>
        <w:jc w:val="center"/>
        <w:rPr>
          <w:rFonts w:hint="eastAsia" w:ascii="宋体" w:hAnsi="宋体"/>
          <w:sz w:val="21"/>
          <w:szCs w:val="21"/>
        </w:rPr>
      </w:pPr>
      <w:bookmarkStart w:id="97" w:name="_Toc194741925"/>
      <w:bookmarkStart w:id="98" w:name="_Toc20339"/>
      <w:bookmarkStart w:id="99" w:name="_Toc459392480"/>
      <w:r>
        <w:rPr>
          <w:rFonts w:hint="eastAsia" w:ascii="宋体" w:hAnsi="宋体"/>
          <w:sz w:val="21"/>
          <w:szCs w:val="21"/>
        </w:rPr>
        <w:t>二十九、其他事项</w:t>
      </w:r>
      <w:bookmarkEnd w:id="97"/>
      <w:bookmarkEnd w:id="98"/>
      <w:bookmarkEnd w:id="99"/>
    </w:p>
    <w:p w14:paraId="4C607A81">
      <w:pPr>
        <w:spacing w:line="360" w:lineRule="auto"/>
        <w:ind w:firstLine="420" w:firstLineChars="200"/>
        <w:rPr>
          <w:rFonts w:hint="eastAsia" w:ascii="宋体" w:hAnsi="宋体"/>
          <w:szCs w:val="21"/>
        </w:rPr>
      </w:pPr>
      <w:r>
        <w:rPr>
          <w:rFonts w:hint="eastAsia" w:ascii="宋体" w:hAnsi="宋体"/>
          <w:szCs w:val="21"/>
        </w:rPr>
        <w:t>本合同如有未尽事宜，由合同当事人各方按有关法律法规和规定协商解决。</w:t>
      </w:r>
    </w:p>
    <w:p w14:paraId="2C4879CF">
      <w:pPr>
        <w:spacing w:line="360" w:lineRule="auto"/>
        <w:ind w:firstLine="420" w:firstLineChars="200"/>
        <w:rPr>
          <w:rFonts w:hint="eastAsia" w:ascii="宋体" w:hAnsi="宋体"/>
          <w:szCs w:val="21"/>
        </w:rPr>
      </w:pPr>
      <w:r>
        <w:rPr>
          <w:rFonts w:hint="eastAsia" w:ascii="宋体" w:hAnsi="宋体"/>
          <w:szCs w:val="21"/>
        </w:rPr>
        <w:t>（以下无正文）</w:t>
      </w:r>
      <w:r>
        <w:rPr>
          <w:rFonts w:ascii="宋体" w:hAnsi="宋体"/>
          <w:szCs w:val="21"/>
        </w:rPr>
        <w:br w:type="page"/>
      </w:r>
      <w:r>
        <w:rPr>
          <w:rFonts w:hint="eastAsia" w:ascii="宋体" w:hAnsi="宋体"/>
          <w:szCs w:val="21"/>
        </w:rPr>
        <w:t>（请基金份额持有人务必确保填写的资料正确有效，如因填写错误导致的任何损失，基金管理人和基金托管人不承担任何责任）</w:t>
      </w:r>
    </w:p>
    <w:p w14:paraId="7375D6F5">
      <w:pPr>
        <w:spacing w:line="360" w:lineRule="auto"/>
        <w:ind w:firstLine="422" w:firstLineChars="200"/>
        <w:rPr>
          <w:rFonts w:hint="eastAsia" w:ascii="宋体" w:hAnsi="宋体"/>
          <w:b/>
          <w:szCs w:val="21"/>
        </w:rPr>
      </w:pPr>
      <w:r>
        <w:rPr>
          <w:rFonts w:hint="eastAsia" w:ascii="宋体" w:hAnsi="宋体"/>
          <w:b/>
          <w:szCs w:val="21"/>
        </w:rPr>
        <w:t>基金投资者请填写：</w:t>
      </w:r>
    </w:p>
    <w:p w14:paraId="0AC47044">
      <w:pPr>
        <w:spacing w:line="360" w:lineRule="auto"/>
        <w:ind w:firstLine="420" w:firstLineChars="200"/>
        <w:rPr>
          <w:rFonts w:hint="eastAsia" w:ascii="宋体" w:hAnsi="宋体"/>
          <w:szCs w:val="21"/>
        </w:rPr>
      </w:pPr>
      <w:r>
        <w:rPr>
          <w:rFonts w:hint="eastAsia" w:ascii="宋体" w:hAnsi="宋体"/>
          <w:szCs w:val="21"/>
        </w:rPr>
        <w:t>（一）基金投资者</w:t>
      </w:r>
    </w:p>
    <w:p w14:paraId="2D138C8A">
      <w:pPr>
        <w:spacing w:line="360" w:lineRule="auto"/>
        <w:ind w:firstLine="420" w:firstLineChars="200"/>
        <w:rPr>
          <w:rFonts w:hint="eastAsia" w:ascii="宋体" w:hAnsi="宋体"/>
          <w:szCs w:val="21"/>
        </w:rPr>
      </w:pPr>
      <w:r>
        <w:rPr>
          <w:rFonts w:hint="eastAsia" w:ascii="宋体" w:hAnsi="宋体"/>
          <w:szCs w:val="21"/>
        </w:rPr>
        <w:t>1、自然人</w:t>
      </w:r>
    </w:p>
    <w:p w14:paraId="62034792">
      <w:pPr>
        <w:spacing w:line="360" w:lineRule="auto"/>
        <w:ind w:firstLine="420" w:firstLineChars="200"/>
        <w:rPr>
          <w:rFonts w:hint="eastAsia" w:ascii="宋体" w:hAnsi="宋体"/>
          <w:szCs w:val="21"/>
        </w:rPr>
      </w:pPr>
      <w:r>
        <w:rPr>
          <w:rFonts w:hint="eastAsia" w:ascii="宋体" w:hAnsi="宋体"/>
          <w:szCs w:val="21"/>
        </w:rPr>
        <w:t xml:space="preserve">姓名：                      </w:t>
      </w:r>
    </w:p>
    <w:p w14:paraId="32DDAA25">
      <w:pPr>
        <w:spacing w:line="360" w:lineRule="auto"/>
        <w:ind w:firstLine="420" w:firstLineChars="200"/>
        <w:rPr>
          <w:rFonts w:hint="eastAsia" w:ascii="宋体" w:hAnsi="宋体"/>
          <w:szCs w:val="21"/>
        </w:rPr>
      </w:pPr>
      <w:r>
        <w:rPr>
          <w:rFonts w:hint="eastAsia" w:ascii="宋体" w:hAnsi="宋体"/>
          <w:szCs w:val="21"/>
        </w:rPr>
        <w:t>证件名称：□身份证、□军官证、□护照、□其他</w:t>
      </w:r>
      <w:r>
        <w:rPr>
          <w:rFonts w:hint="eastAsia" w:ascii="宋体" w:hAnsi="宋体"/>
          <w:szCs w:val="21"/>
          <w:u w:val="single"/>
        </w:rPr>
        <w:t xml:space="preserve">                </w:t>
      </w:r>
    </w:p>
    <w:p w14:paraId="7CD51BD0">
      <w:pPr>
        <w:spacing w:line="360" w:lineRule="auto"/>
        <w:ind w:firstLine="420" w:firstLineChars="200"/>
        <w:rPr>
          <w:rFonts w:hint="eastAsia" w:ascii="宋体" w:hAnsi="宋体"/>
          <w:szCs w:val="21"/>
        </w:rPr>
      </w:pPr>
      <w:r>
        <w:rPr>
          <w:rFonts w:hint="eastAsia" w:ascii="宋体" w:hAnsi="宋体"/>
          <w:szCs w:val="21"/>
        </w:rPr>
        <w:t>证件号码：</w:t>
      </w:r>
      <w:r>
        <w:rPr>
          <w:rFonts w:hint="eastAsia" w:ascii="宋体" w:hAnsi="宋体"/>
          <w:sz w:val="32"/>
          <w:szCs w:val="21"/>
        </w:rPr>
        <w:t>□□□□□□□□□□□□□□□□□□</w:t>
      </w:r>
    </w:p>
    <w:p w14:paraId="1698FA9E">
      <w:pPr>
        <w:spacing w:line="360" w:lineRule="auto"/>
        <w:ind w:firstLine="420" w:firstLineChars="200"/>
        <w:rPr>
          <w:rFonts w:hint="eastAsia" w:ascii="宋体" w:hAnsi="宋体"/>
          <w:szCs w:val="21"/>
        </w:rPr>
      </w:pPr>
      <w:r>
        <w:rPr>
          <w:rFonts w:hint="eastAsia" w:ascii="宋体" w:hAnsi="宋体"/>
          <w:szCs w:val="21"/>
        </w:rPr>
        <w:t>2、法人或其他组织</w:t>
      </w:r>
    </w:p>
    <w:p w14:paraId="05D34336">
      <w:pPr>
        <w:spacing w:line="360" w:lineRule="auto"/>
        <w:ind w:firstLine="420" w:firstLineChars="200"/>
        <w:rPr>
          <w:rFonts w:hint="eastAsia" w:ascii="宋体" w:hAnsi="宋体"/>
          <w:szCs w:val="21"/>
        </w:rPr>
      </w:pPr>
      <w:r>
        <w:rPr>
          <w:rFonts w:hint="eastAsia" w:ascii="宋体" w:hAnsi="宋体"/>
          <w:szCs w:val="21"/>
        </w:rPr>
        <w:t>名称：</w:t>
      </w:r>
    </w:p>
    <w:p w14:paraId="14C630DB">
      <w:pPr>
        <w:spacing w:line="360" w:lineRule="auto"/>
        <w:ind w:firstLine="420" w:firstLineChars="200"/>
        <w:rPr>
          <w:rFonts w:hint="eastAsia" w:ascii="宋体" w:hAnsi="宋体"/>
          <w:szCs w:val="21"/>
        </w:rPr>
      </w:pPr>
      <w:r>
        <w:rPr>
          <w:rFonts w:hint="eastAsia" w:ascii="宋体" w:hAnsi="宋体"/>
          <w:szCs w:val="21"/>
        </w:rPr>
        <w:t>营业执照号码/统一社会信用代码：</w:t>
      </w:r>
    </w:p>
    <w:p w14:paraId="124D0AEB">
      <w:pPr>
        <w:spacing w:line="360" w:lineRule="auto"/>
        <w:ind w:firstLine="420" w:firstLineChars="200"/>
        <w:rPr>
          <w:rFonts w:hint="eastAsia" w:ascii="宋体" w:hAnsi="宋体"/>
          <w:szCs w:val="21"/>
        </w:rPr>
      </w:pPr>
      <w:r>
        <w:rPr>
          <w:rFonts w:hint="eastAsia" w:ascii="宋体" w:hAnsi="宋体"/>
          <w:szCs w:val="21"/>
        </w:rPr>
        <w:t>组织机构代码证号码：</w:t>
      </w:r>
    </w:p>
    <w:p w14:paraId="30A8862E">
      <w:pPr>
        <w:spacing w:line="360" w:lineRule="auto"/>
        <w:ind w:firstLine="420" w:firstLineChars="200"/>
        <w:rPr>
          <w:rFonts w:hint="eastAsia" w:ascii="宋体" w:hAnsi="宋体"/>
          <w:szCs w:val="21"/>
        </w:rPr>
      </w:pPr>
      <w:r>
        <w:rPr>
          <w:rFonts w:hint="eastAsia" w:ascii="宋体" w:hAnsi="宋体"/>
          <w:szCs w:val="21"/>
        </w:rPr>
        <w:t>法定代表人或负责人：</w:t>
      </w:r>
    </w:p>
    <w:p w14:paraId="4C305E03">
      <w:pPr>
        <w:spacing w:line="360" w:lineRule="auto"/>
        <w:ind w:firstLine="420" w:firstLineChars="200"/>
        <w:rPr>
          <w:rFonts w:hint="eastAsia" w:ascii="宋体" w:hAnsi="宋体"/>
          <w:szCs w:val="21"/>
        </w:rPr>
      </w:pPr>
      <w:r>
        <w:rPr>
          <w:rFonts w:hint="eastAsia" w:ascii="宋体" w:hAnsi="宋体"/>
          <w:szCs w:val="21"/>
        </w:rPr>
        <w:t>（二）基金投资者账户</w:t>
      </w:r>
    </w:p>
    <w:p w14:paraId="769387FB">
      <w:pPr>
        <w:spacing w:line="360" w:lineRule="auto"/>
        <w:ind w:firstLine="420" w:firstLineChars="200"/>
        <w:rPr>
          <w:rFonts w:hint="eastAsia" w:ascii="宋体" w:hAnsi="宋体"/>
          <w:szCs w:val="21"/>
        </w:rPr>
      </w:pPr>
      <w:r>
        <w:rPr>
          <w:rFonts w:hint="eastAsia" w:ascii="宋体" w:hAnsi="宋体"/>
          <w:szCs w:val="21"/>
        </w:rPr>
        <w:t>基金投资者认购、申购基金的划出账户与赎回基金的划入账户，必须为以基金投资者名义开立的同一个账户。特殊情况导致认购、申购和赎回基金的账户名称不一致时，基金份额持有人应出具符合相关法律法规规定的书面说明并提供相关证明。账户信息如下：</w:t>
      </w:r>
    </w:p>
    <w:p w14:paraId="14D4A1CC">
      <w:pPr>
        <w:spacing w:line="360" w:lineRule="auto"/>
        <w:ind w:firstLine="420" w:firstLineChars="200"/>
        <w:rPr>
          <w:rFonts w:hint="eastAsia" w:ascii="宋体" w:hAnsi="宋体"/>
          <w:szCs w:val="21"/>
        </w:rPr>
      </w:pPr>
      <w:r>
        <w:rPr>
          <w:rFonts w:hint="eastAsia" w:ascii="宋体" w:hAnsi="宋体"/>
          <w:szCs w:val="21"/>
        </w:rPr>
        <w:t xml:space="preserve">账户名称： </w:t>
      </w:r>
    </w:p>
    <w:p w14:paraId="3C4FBB18">
      <w:pPr>
        <w:spacing w:line="360" w:lineRule="auto"/>
        <w:ind w:firstLine="420" w:firstLineChars="200"/>
        <w:rPr>
          <w:rFonts w:hint="eastAsia" w:ascii="宋体" w:hAnsi="宋体"/>
          <w:szCs w:val="21"/>
        </w:rPr>
      </w:pPr>
      <w:r>
        <w:rPr>
          <w:rFonts w:hint="eastAsia" w:ascii="宋体" w:hAnsi="宋体"/>
          <w:szCs w:val="21"/>
        </w:rPr>
        <w:t>账号：</w:t>
      </w:r>
    </w:p>
    <w:p w14:paraId="59C95318">
      <w:pPr>
        <w:spacing w:line="360" w:lineRule="auto"/>
        <w:ind w:firstLine="420" w:firstLineChars="200"/>
        <w:rPr>
          <w:rFonts w:hint="eastAsia" w:ascii="宋体" w:hAnsi="宋体"/>
          <w:szCs w:val="21"/>
        </w:rPr>
      </w:pPr>
      <w:r>
        <w:rPr>
          <w:rFonts w:hint="eastAsia" w:ascii="宋体" w:hAnsi="宋体"/>
          <w:szCs w:val="21"/>
        </w:rPr>
        <w:t>开户银行名称：</w:t>
      </w:r>
    </w:p>
    <w:p w14:paraId="1B85B595">
      <w:pPr>
        <w:spacing w:line="360" w:lineRule="auto"/>
        <w:ind w:firstLine="420" w:firstLineChars="200"/>
        <w:rPr>
          <w:rFonts w:hint="eastAsia" w:ascii="宋体" w:hAnsi="宋体"/>
          <w:szCs w:val="21"/>
        </w:rPr>
      </w:pPr>
      <w:r>
        <w:rPr>
          <w:rFonts w:hint="eastAsia" w:ascii="宋体" w:hAnsi="宋体"/>
          <w:szCs w:val="21"/>
        </w:rPr>
        <w:t>（三）认购份额</w:t>
      </w:r>
    </w:p>
    <w:p w14:paraId="7393E440">
      <w:pPr>
        <w:spacing w:line="360" w:lineRule="auto"/>
        <w:ind w:firstLine="525" w:firstLineChars="250"/>
        <w:rPr>
          <w:rFonts w:hint="eastAsia" w:ascii="宋体" w:hAnsi="宋体"/>
          <w:szCs w:val="21"/>
        </w:rPr>
      </w:pPr>
      <w:r>
        <w:rPr>
          <w:rFonts w:hint="eastAsia" w:ascii="宋体" w:hAnsi="宋体"/>
          <w:color w:val="000000"/>
        </w:rPr>
        <w:t xml:space="preserve">□  </w:t>
      </w:r>
      <w:r>
        <w:rPr>
          <w:color w:val="000000"/>
        </w:rPr>
        <w:t>A</w:t>
      </w:r>
      <w:r>
        <w:rPr>
          <w:rFonts w:hint="eastAsia" w:ascii="宋体" w:hAnsi="宋体"/>
          <w:color w:val="000000"/>
        </w:rPr>
        <w:t>级（类）份额</w:t>
      </w:r>
      <w:r>
        <w:rPr>
          <w:color w:val="000000"/>
        </w:rPr>
        <w:t xml:space="preserve">           </w:t>
      </w:r>
      <w:r>
        <w:rPr>
          <w:rFonts w:hint="eastAsia"/>
          <w:color w:val="000000"/>
        </w:rPr>
        <w:t xml:space="preserve">        </w:t>
      </w:r>
      <w:r>
        <w:rPr>
          <w:rFonts w:hint="eastAsia" w:ascii="宋体" w:hAnsi="宋体"/>
          <w:color w:val="000000"/>
        </w:rPr>
        <w:t xml:space="preserve">□  </w:t>
      </w:r>
      <w:r>
        <w:rPr>
          <w:color w:val="000000"/>
        </w:rPr>
        <w:t>B</w:t>
      </w:r>
      <w:r>
        <w:rPr>
          <w:rFonts w:hint="eastAsia" w:ascii="宋体" w:hAnsi="宋体"/>
          <w:color w:val="000000"/>
        </w:rPr>
        <w:t>级（类）份额</w:t>
      </w:r>
      <w:r>
        <w:rPr>
          <w:color w:val="000000"/>
        </w:rPr>
        <w:t xml:space="preserve">      </w:t>
      </w:r>
    </w:p>
    <w:p w14:paraId="0BA86443">
      <w:pPr>
        <w:spacing w:line="360" w:lineRule="auto"/>
        <w:ind w:firstLine="420" w:firstLineChars="200"/>
        <w:rPr>
          <w:rFonts w:hint="eastAsia" w:ascii="宋体" w:hAnsi="宋体"/>
          <w:szCs w:val="21"/>
        </w:rPr>
      </w:pPr>
      <w:r>
        <w:rPr>
          <w:rFonts w:hint="eastAsia" w:ascii="宋体" w:hAnsi="宋体"/>
          <w:szCs w:val="21"/>
        </w:rPr>
        <w:t>（四）认购/初始申购金额</w:t>
      </w:r>
    </w:p>
    <w:p w14:paraId="561B1F4D">
      <w:pPr>
        <w:spacing w:line="360" w:lineRule="auto"/>
        <w:ind w:firstLine="420" w:firstLineChars="200"/>
        <w:rPr>
          <w:rFonts w:hint="eastAsia" w:ascii="宋体" w:hAnsi="宋体"/>
          <w:szCs w:val="21"/>
        </w:rPr>
      </w:pPr>
      <w:r>
        <w:rPr>
          <w:rFonts w:hint="eastAsia" w:ascii="宋体" w:hAnsi="宋体"/>
          <w:szCs w:val="21"/>
        </w:rPr>
        <w:t>签署本合同之基金投资者，承诺认购/初始申购如下金额（不含额外缴纳认/申购费）：</w:t>
      </w:r>
    </w:p>
    <w:p w14:paraId="698CB951">
      <w:pPr>
        <w:spacing w:line="360" w:lineRule="auto"/>
        <w:ind w:firstLine="420" w:firstLineChars="200"/>
        <w:rPr>
          <w:rFonts w:hint="eastAsia" w:ascii="宋体" w:hAnsi="宋体"/>
          <w:szCs w:val="21"/>
        </w:rPr>
      </w:pPr>
      <w:r>
        <w:rPr>
          <w:rFonts w:hint="eastAsia" w:ascii="宋体" w:hAnsi="宋体"/>
          <w:szCs w:val="21"/>
        </w:rPr>
        <w:t>人民币</w:t>
      </w:r>
      <w:r>
        <w:rPr>
          <w:rFonts w:hint="eastAsia" w:ascii="宋体" w:hAnsi="宋体"/>
          <w:szCs w:val="21"/>
          <w:u w:val="single"/>
        </w:rPr>
        <w:t xml:space="preserve">￥                   </w:t>
      </w:r>
      <w:r>
        <w:rPr>
          <w:rFonts w:hint="eastAsia" w:ascii="宋体" w:hAnsi="宋体"/>
          <w:szCs w:val="21"/>
        </w:rPr>
        <w:t>（大写人民币</w:t>
      </w:r>
      <w:r>
        <w:rPr>
          <w:rFonts w:hint="eastAsia" w:ascii="宋体" w:hAnsi="宋体"/>
          <w:szCs w:val="21"/>
          <w:u w:val="single"/>
        </w:rPr>
        <w:t xml:space="preserve">                          </w:t>
      </w:r>
      <w:r>
        <w:rPr>
          <w:rFonts w:hint="eastAsia" w:ascii="宋体" w:hAnsi="宋体"/>
          <w:szCs w:val="21"/>
        </w:rPr>
        <w:t>元整）。</w:t>
      </w:r>
    </w:p>
    <w:p w14:paraId="56AE4B4A">
      <w:pPr>
        <w:spacing w:line="360" w:lineRule="auto"/>
        <w:ind w:firstLine="420" w:firstLineChars="200"/>
        <w:rPr>
          <w:rFonts w:hint="eastAsia" w:ascii="宋体" w:hAnsi="宋体"/>
          <w:szCs w:val="21"/>
        </w:rPr>
      </w:pPr>
      <w:r>
        <w:rPr>
          <w:rFonts w:hint="eastAsia" w:ascii="宋体" w:hAnsi="宋体"/>
          <w:szCs w:val="21"/>
        </w:rPr>
        <w:t>如涉及额外缴纳认/申购费，则额外缴纳的认/申购费为：</w:t>
      </w:r>
    </w:p>
    <w:p w14:paraId="778B412D">
      <w:pPr>
        <w:spacing w:line="360" w:lineRule="auto"/>
        <w:ind w:firstLine="420" w:firstLineChars="200"/>
        <w:rPr>
          <w:rFonts w:hint="eastAsia" w:ascii="宋体" w:hAnsi="宋体"/>
          <w:szCs w:val="21"/>
        </w:rPr>
      </w:pPr>
      <w:r>
        <w:rPr>
          <w:rFonts w:hint="eastAsia" w:ascii="宋体" w:hAnsi="宋体"/>
          <w:szCs w:val="21"/>
        </w:rPr>
        <w:t>人民币</w:t>
      </w:r>
      <w:r>
        <w:rPr>
          <w:rFonts w:hint="eastAsia" w:ascii="宋体" w:hAnsi="宋体"/>
          <w:szCs w:val="21"/>
          <w:u w:val="single"/>
        </w:rPr>
        <w:t xml:space="preserve">￥                   </w:t>
      </w:r>
      <w:r>
        <w:rPr>
          <w:rFonts w:hint="eastAsia" w:ascii="宋体" w:hAnsi="宋体"/>
          <w:szCs w:val="21"/>
        </w:rPr>
        <w:t>（大写人民币</w:t>
      </w:r>
      <w:r>
        <w:rPr>
          <w:rFonts w:hint="eastAsia" w:ascii="宋体" w:hAnsi="宋体"/>
          <w:szCs w:val="21"/>
          <w:u w:val="single"/>
        </w:rPr>
        <w:t xml:space="preserve">             </w:t>
      </w:r>
      <w:r>
        <w:rPr>
          <w:rFonts w:hint="eastAsia" w:ascii="宋体" w:hAnsi="宋体"/>
          <w:szCs w:val="21"/>
        </w:rPr>
        <w:t>元整）。</w:t>
      </w:r>
      <w:r>
        <w:rPr>
          <w:rFonts w:ascii="宋体" w:hAnsi="宋体"/>
          <w:szCs w:val="21"/>
        </w:rPr>
        <w:br w:type="page"/>
      </w:r>
      <w:r>
        <w:rPr>
          <w:rFonts w:hint="eastAsia" w:ascii="宋体" w:hAnsi="宋体"/>
          <w:szCs w:val="21"/>
        </w:rPr>
        <w:t>（本页无正文，为</w:t>
      </w:r>
      <w:del w:id="1144" w:author="tongweiwei" w:date="2025-02-10T13:41:50Z">
        <w:r>
          <w:rPr>
            <w:rFonts w:ascii="宋体" w:hAnsi="宋体"/>
            <w:b/>
            <w:szCs w:val="21"/>
          </w:rPr>
          <w:delText>中邮资产艮岳集结2号私募基金</w:delText>
        </w:r>
      </w:del>
      <w:ins w:id="1145" w:author="tongweiwei" w:date="2025-02-10T13:41:50Z">
        <w:r>
          <w:rPr>
            <w:rFonts w:hint="eastAsia" w:ascii="宋体" w:hAnsi="宋体"/>
            <w:b/>
            <w:szCs w:val="21"/>
            <w:lang w:eastAsia="zh-CN"/>
          </w:rPr>
          <w:t>艮岳集结2号私募证券投资基金</w:t>
        </w:r>
      </w:ins>
      <w:r>
        <w:rPr>
          <w:rFonts w:hint="eastAsia" w:ascii="宋体" w:hAnsi="宋体"/>
          <w:szCs w:val="21"/>
        </w:rPr>
        <w:t>基金合同签署页。）</w:t>
      </w:r>
    </w:p>
    <w:p w14:paraId="34505FBF">
      <w:pPr>
        <w:spacing w:line="360" w:lineRule="auto"/>
        <w:ind w:firstLine="420" w:firstLineChars="200"/>
        <w:rPr>
          <w:rFonts w:hint="eastAsia" w:ascii="宋体" w:hAnsi="宋体"/>
          <w:szCs w:val="21"/>
        </w:rPr>
      </w:pPr>
    </w:p>
    <w:p w14:paraId="0A75FABB">
      <w:pPr>
        <w:spacing w:line="360" w:lineRule="auto"/>
        <w:ind w:firstLine="422" w:firstLineChars="200"/>
        <w:rPr>
          <w:rFonts w:hint="eastAsia" w:ascii="宋体" w:hAnsi="宋体"/>
          <w:b/>
          <w:szCs w:val="21"/>
        </w:rPr>
      </w:pPr>
      <w:r>
        <w:rPr>
          <w:rFonts w:hint="eastAsia" w:ascii="宋体" w:hAnsi="宋体"/>
          <w:b/>
          <w:szCs w:val="21"/>
        </w:rPr>
        <w:t xml:space="preserve">基金投资者：                       </w:t>
      </w:r>
    </w:p>
    <w:p w14:paraId="6B209154">
      <w:pPr>
        <w:spacing w:line="360" w:lineRule="auto"/>
        <w:ind w:firstLine="422" w:firstLineChars="200"/>
        <w:rPr>
          <w:rFonts w:hint="eastAsia" w:ascii="宋体" w:hAnsi="宋体"/>
          <w:b/>
          <w:szCs w:val="21"/>
        </w:rPr>
      </w:pPr>
    </w:p>
    <w:p w14:paraId="5B742299">
      <w:pPr>
        <w:spacing w:line="360" w:lineRule="auto"/>
        <w:ind w:firstLine="422" w:firstLineChars="200"/>
        <w:rPr>
          <w:rFonts w:hint="eastAsia" w:ascii="宋体" w:hAnsi="宋体"/>
          <w:b/>
          <w:szCs w:val="21"/>
        </w:rPr>
      </w:pPr>
      <w:r>
        <w:rPr>
          <w:rFonts w:hint="eastAsia" w:ascii="宋体" w:hAnsi="宋体"/>
          <w:b/>
          <w:szCs w:val="21"/>
        </w:rPr>
        <w:t xml:space="preserve">自然人（签字）：              或           法人或其他组织（盖章）：                                  </w:t>
      </w:r>
    </w:p>
    <w:p w14:paraId="116034C1">
      <w:pPr>
        <w:spacing w:line="360" w:lineRule="auto"/>
        <w:ind w:firstLine="422" w:firstLineChars="200"/>
        <w:rPr>
          <w:rFonts w:hint="eastAsia" w:ascii="宋体" w:hAnsi="宋体"/>
          <w:b/>
          <w:szCs w:val="21"/>
        </w:rPr>
      </w:pPr>
      <w:r>
        <w:rPr>
          <w:rFonts w:hint="eastAsia" w:ascii="宋体" w:hAnsi="宋体"/>
          <w:b/>
          <w:szCs w:val="21"/>
        </w:rPr>
        <w:t xml:space="preserve"> </w:t>
      </w:r>
    </w:p>
    <w:p w14:paraId="32D49C8B">
      <w:pPr>
        <w:spacing w:line="360" w:lineRule="auto"/>
        <w:ind w:firstLine="422" w:firstLineChars="200"/>
        <w:rPr>
          <w:rFonts w:hint="eastAsia" w:ascii="宋体" w:hAnsi="宋体"/>
          <w:b/>
          <w:szCs w:val="21"/>
        </w:rPr>
      </w:pPr>
      <w:r>
        <w:rPr>
          <w:rFonts w:hint="eastAsia" w:ascii="宋体" w:hAnsi="宋体"/>
          <w:b/>
          <w:szCs w:val="21"/>
        </w:rPr>
        <w:t xml:space="preserve">                                      </w:t>
      </w:r>
    </w:p>
    <w:p w14:paraId="21863E77">
      <w:pPr>
        <w:spacing w:line="360" w:lineRule="auto"/>
        <w:ind w:firstLine="422" w:firstLineChars="200"/>
        <w:rPr>
          <w:rFonts w:hint="eastAsia" w:ascii="宋体" w:hAnsi="宋体"/>
          <w:b/>
          <w:szCs w:val="21"/>
        </w:rPr>
      </w:pPr>
      <w:r>
        <w:rPr>
          <w:rFonts w:hint="eastAsia" w:ascii="宋体" w:hAnsi="宋体"/>
          <w:b/>
          <w:szCs w:val="21"/>
        </w:rPr>
        <w:t xml:space="preserve">                                          法定代表人或授权代表（签字）： </w:t>
      </w:r>
    </w:p>
    <w:p w14:paraId="36171706">
      <w:pPr>
        <w:spacing w:line="360" w:lineRule="auto"/>
        <w:ind w:firstLine="422" w:firstLineChars="200"/>
        <w:rPr>
          <w:rFonts w:hint="eastAsia" w:ascii="宋体" w:hAnsi="宋体"/>
          <w:b/>
          <w:szCs w:val="21"/>
        </w:rPr>
      </w:pPr>
    </w:p>
    <w:p w14:paraId="2EDB1912">
      <w:pPr>
        <w:spacing w:line="360" w:lineRule="auto"/>
        <w:ind w:firstLine="422" w:firstLineChars="200"/>
        <w:jc w:val="left"/>
        <w:rPr>
          <w:rFonts w:hint="eastAsia" w:ascii="宋体" w:hAnsi="宋体"/>
          <w:b/>
          <w:szCs w:val="21"/>
        </w:rPr>
      </w:pPr>
      <w:r>
        <w:rPr>
          <w:rFonts w:hint="eastAsia" w:ascii="宋体" w:hAnsi="宋体"/>
          <w:b/>
          <w:szCs w:val="21"/>
        </w:rPr>
        <w:t xml:space="preserve">签署日期：    年   月   日                签署日期：    年   月   日                              </w:t>
      </w:r>
    </w:p>
    <w:p w14:paraId="265DA3DA">
      <w:pPr>
        <w:spacing w:line="360" w:lineRule="auto"/>
        <w:ind w:firstLine="422" w:firstLineChars="200"/>
        <w:rPr>
          <w:rFonts w:hint="eastAsia" w:ascii="宋体" w:hAnsi="宋体"/>
          <w:b/>
          <w:szCs w:val="21"/>
        </w:rPr>
      </w:pPr>
    </w:p>
    <w:p w14:paraId="7163B3A4">
      <w:pPr>
        <w:spacing w:line="360" w:lineRule="auto"/>
        <w:ind w:firstLine="422" w:firstLineChars="200"/>
        <w:rPr>
          <w:rFonts w:hint="eastAsia" w:ascii="宋体" w:hAnsi="宋体"/>
          <w:b/>
          <w:szCs w:val="21"/>
        </w:rPr>
      </w:pPr>
    </w:p>
    <w:p w14:paraId="18EF856E">
      <w:pPr>
        <w:spacing w:line="360" w:lineRule="auto"/>
        <w:ind w:firstLine="422" w:firstLineChars="200"/>
        <w:jc w:val="right"/>
        <w:rPr>
          <w:rFonts w:hint="eastAsia" w:ascii="宋体" w:hAnsi="宋体"/>
          <w:b/>
          <w:szCs w:val="21"/>
        </w:rPr>
      </w:pPr>
    </w:p>
    <w:p w14:paraId="37DE8156">
      <w:pPr>
        <w:spacing w:line="360" w:lineRule="auto"/>
        <w:ind w:firstLine="420" w:firstLineChars="200"/>
        <w:jc w:val="right"/>
        <w:rPr>
          <w:rFonts w:hint="eastAsia" w:ascii="宋体" w:hAnsi="宋体"/>
          <w:szCs w:val="21"/>
        </w:rPr>
      </w:pPr>
    </w:p>
    <w:p w14:paraId="6E1498CE">
      <w:pPr>
        <w:spacing w:line="360" w:lineRule="auto"/>
        <w:ind w:firstLine="422" w:firstLineChars="200"/>
        <w:rPr>
          <w:rFonts w:hint="eastAsia" w:ascii="宋体" w:hAnsi="宋体"/>
          <w:b/>
          <w:szCs w:val="21"/>
        </w:rPr>
      </w:pPr>
      <w:r>
        <w:rPr>
          <w:rFonts w:hint="eastAsia" w:ascii="宋体" w:hAnsi="宋体"/>
          <w:b/>
          <w:szCs w:val="21"/>
        </w:rPr>
        <w:t>基金管理人：</w:t>
      </w:r>
      <w:r>
        <w:rPr>
          <w:rFonts w:ascii="宋体" w:hAnsi="宋体"/>
          <w:b/>
          <w:szCs w:val="21"/>
        </w:rPr>
        <w:t>杭州艮岳私募基金管理有限公司</w:t>
      </w:r>
    </w:p>
    <w:p w14:paraId="27370B80">
      <w:pPr>
        <w:spacing w:line="360" w:lineRule="auto"/>
        <w:ind w:firstLine="422" w:firstLineChars="200"/>
        <w:rPr>
          <w:rFonts w:hint="eastAsia" w:ascii="宋体" w:hAnsi="宋体"/>
          <w:b/>
          <w:szCs w:val="21"/>
        </w:rPr>
      </w:pPr>
    </w:p>
    <w:p w14:paraId="05C1004D">
      <w:pPr>
        <w:spacing w:line="360" w:lineRule="auto"/>
        <w:ind w:firstLine="422" w:firstLineChars="200"/>
        <w:rPr>
          <w:rFonts w:hint="eastAsia" w:ascii="宋体" w:hAnsi="宋体"/>
          <w:b/>
          <w:szCs w:val="21"/>
        </w:rPr>
      </w:pPr>
      <w:r>
        <w:rPr>
          <w:rFonts w:hint="eastAsia" w:ascii="宋体" w:hAnsi="宋体"/>
          <w:b/>
          <w:szCs w:val="21"/>
        </w:rPr>
        <w:t xml:space="preserve">法定代表人或授权代理人：         </w:t>
      </w:r>
    </w:p>
    <w:p w14:paraId="5835326F">
      <w:pPr>
        <w:spacing w:line="360" w:lineRule="auto"/>
        <w:ind w:firstLine="422" w:firstLineChars="200"/>
        <w:rPr>
          <w:rFonts w:hint="eastAsia" w:ascii="宋体" w:hAnsi="宋体"/>
          <w:b/>
          <w:szCs w:val="21"/>
        </w:rPr>
      </w:pPr>
    </w:p>
    <w:p w14:paraId="0BDCA977">
      <w:pPr>
        <w:spacing w:line="360" w:lineRule="auto"/>
        <w:ind w:right="480" w:firstLine="422" w:firstLineChars="200"/>
        <w:jc w:val="left"/>
        <w:rPr>
          <w:rFonts w:hint="eastAsia" w:ascii="宋体" w:hAnsi="宋体"/>
          <w:b/>
          <w:szCs w:val="21"/>
        </w:rPr>
      </w:pPr>
      <w:r>
        <w:rPr>
          <w:rFonts w:hint="eastAsia" w:ascii="宋体" w:hAnsi="宋体"/>
          <w:b/>
          <w:szCs w:val="21"/>
        </w:rPr>
        <w:t>签署日期：    年   月   日</w:t>
      </w:r>
    </w:p>
    <w:p w14:paraId="2B5DE53E">
      <w:pPr>
        <w:spacing w:line="360" w:lineRule="auto"/>
        <w:ind w:firstLine="422" w:firstLineChars="200"/>
        <w:rPr>
          <w:rFonts w:hint="eastAsia" w:ascii="宋体" w:hAnsi="宋体"/>
          <w:b/>
          <w:szCs w:val="21"/>
        </w:rPr>
      </w:pPr>
    </w:p>
    <w:p w14:paraId="4C30390A">
      <w:pPr>
        <w:spacing w:line="360" w:lineRule="auto"/>
        <w:ind w:firstLine="422" w:firstLineChars="200"/>
        <w:rPr>
          <w:rFonts w:hint="eastAsia" w:ascii="宋体" w:hAnsi="宋体"/>
          <w:b/>
          <w:szCs w:val="21"/>
        </w:rPr>
      </w:pPr>
    </w:p>
    <w:p w14:paraId="71091357">
      <w:pPr>
        <w:spacing w:line="360" w:lineRule="auto"/>
        <w:ind w:firstLine="422" w:firstLineChars="200"/>
        <w:rPr>
          <w:rFonts w:hint="eastAsia" w:ascii="宋体" w:hAnsi="宋体"/>
          <w:b/>
          <w:szCs w:val="21"/>
        </w:rPr>
      </w:pPr>
    </w:p>
    <w:p w14:paraId="0437E13A">
      <w:pPr>
        <w:spacing w:line="360" w:lineRule="auto"/>
        <w:ind w:firstLine="422" w:firstLineChars="200"/>
        <w:rPr>
          <w:rFonts w:hint="eastAsia" w:ascii="宋体" w:hAnsi="宋体"/>
          <w:b/>
          <w:szCs w:val="21"/>
        </w:rPr>
      </w:pPr>
    </w:p>
    <w:p w14:paraId="6EC821D8">
      <w:pPr>
        <w:spacing w:line="360" w:lineRule="auto"/>
        <w:ind w:firstLine="422" w:firstLineChars="200"/>
        <w:rPr>
          <w:rFonts w:hint="eastAsia" w:ascii="宋体" w:hAnsi="宋体"/>
          <w:b/>
          <w:szCs w:val="21"/>
        </w:rPr>
      </w:pPr>
      <w:r>
        <w:rPr>
          <w:rFonts w:hint="eastAsia" w:ascii="宋体" w:hAnsi="宋体"/>
          <w:b/>
          <w:szCs w:val="21"/>
        </w:rPr>
        <w:t>基金托管人：招商证券股份有限公司</w:t>
      </w:r>
    </w:p>
    <w:p w14:paraId="0EC74904">
      <w:pPr>
        <w:spacing w:line="360" w:lineRule="auto"/>
        <w:ind w:firstLine="422" w:firstLineChars="200"/>
        <w:rPr>
          <w:rFonts w:hint="eastAsia" w:ascii="宋体" w:hAnsi="宋体"/>
          <w:b/>
          <w:szCs w:val="21"/>
        </w:rPr>
      </w:pPr>
    </w:p>
    <w:p w14:paraId="0E48E783">
      <w:pPr>
        <w:spacing w:line="360" w:lineRule="auto"/>
        <w:ind w:firstLine="422" w:firstLineChars="200"/>
        <w:rPr>
          <w:rFonts w:hint="eastAsia" w:ascii="宋体" w:hAnsi="宋体"/>
          <w:b/>
          <w:szCs w:val="21"/>
        </w:rPr>
      </w:pPr>
      <w:r>
        <w:rPr>
          <w:rFonts w:hint="eastAsia" w:ascii="宋体" w:hAnsi="宋体"/>
          <w:b/>
          <w:szCs w:val="21"/>
        </w:rPr>
        <w:t xml:space="preserve">法定代表人或授权代理人：                  </w:t>
      </w:r>
    </w:p>
    <w:p w14:paraId="1DE643E4">
      <w:pPr>
        <w:spacing w:line="360" w:lineRule="auto"/>
        <w:ind w:right="480" w:firstLine="422" w:firstLineChars="200"/>
        <w:jc w:val="right"/>
        <w:rPr>
          <w:rFonts w:hint="eastAsia" w:ascii="宋体" w:hAnsi="宋体"/>
          <w:b/>
          <w:szCs w:val="21"/>
        </w:rPr>
      </w:pPr>
    </w:p>
    <w:p w14:paraId="53C97FE0">
      <w:pPr>
        <w:spacing w:line="360" w:lineRule="auto"/>
        <w:ind w:firstLine="413" w:firstLineChars="196"/>
        <w:jc w:val="left"/>
        <w:rPr>
          <w:ins w:id="1146" w:author="tongweiwei" w:date="2025-02-20T11:57:57Z"/>
          <w:rFonts w:hint="eastAsia" w:ascii="宋体" w:hAnsi="宋体"/>
          <w:b/>
          <w:szCs w:val="21"/>
        </w:rPr>
      </w:pPr>
      <w:r>
        <w:rPr>
          <w:rFonts w:hint="eastAsia" w:ascii="宋体" w:hAnsi="宋体"/>
          <w:b/>
          <w:szCs w:val="21"/>
        </w:rPr>
        <w:t>签署日期：    年   月   日</w:t>
      </w:r>
    </w:p>
    <w:p w14:paraId="25C73741">
      <w:pPr>
        <w:spacing w:line="240" w:lineRule="auto"/>
        <w:ind w:firstLine="0" w:firstLineChars="0"/>
        <w:jc w:val="left"/>
        <w:rPr>
          <w:ins w:id="1148" w:author="tongweiwei" w:date="2025-02-20T11:57:57Z"/>
          <w:rFonts w:hint="eastAsia" w:ascii="宋体" w:hAnsi="宋体"/>
          <w:b/>
          <w:szCs w:val="21"/>
        </w:rPr>
        <w:pPrChange w:id="1147" w:author="tongweiwei" w:date="2025-02-20T11:57:57Z">
          <w:pPr>
            <w:spacing w:line="360" w:lineRule="auto"/>
            <w:ind w:firstLine="413" w:firstLineChars="196"/>
            <w:jc w:val="left"/>
          </w:pPr>
        </w:pPrChange>
      </w:pPr>
      <w:ins w:id="1149" w:author="tongweiwei" w:date="2025-02-20T11:57:57Z">
        <w:r>
          <w:rPr>
            <w:rFonts w:hint="eastAsia" w:ascii="宋体" w:hAnsi="宋体"/>
            <w:b/>
            <w:szCs w:val="21"/>
          </w:rPr>
          <w:br w:type="page"/>
        </w:r>
      </w:ins>
    </w:p>
    <w:p w14:paraId="214C0B7E">
      <w:pPr>
        <w:spacing w:line="360" w:lineRule="auto"/>
        <w:ind w:firstLine="413" w:firstLineChars="196"/>
        <w:jc w:val="left"/>
        <w:rPr>
          <w:ins w:id="1150" w:author="tongweiwei" w:date="2025-02-20T11:57:58Z"/>
          <w:rFonts w:ascii="宋体" w:hAnsi="宋体"/>
          <w:b/>
          <w:szCs w:val="21"/>
          <w:highlight w:val="none"/>
        </w:rPr>
      </w:pPr>
      <w:ins w:id="1151" w:author="tongweiwei" w:date="2025-02-20T11:57:58Z">
        <w:r>
          <w:rPr>
            <w:rFonts w:hint="eastAsia" w:ascii="宋体" w:hAnsi="宋体"/>
            <w:b/>
            <w:szCs w:val="21"/>
            <w:highlight w:val="none"/>
          </w:rPr>
          <w:t>附件：《杭州艮岳私募基金管理有限公司 关联交易管理办法》</w:t>
        </w:r>
      </w:ins>
    </w:p>
    <w:p w14:paraId="7F9866D5">
      <w:pPr>
        <w:spacing w:line="360" w:lineRule="auto"/>
        <w:ind w:firstLine="411" w:firstLineChars="196"/>
        <w:jc w:val="left"/>
        <w:rPr>
          <w:ins w:id="1152" w:author="tongweiwei" w:date="2025-02-20T11:57:58Z"/>
          <w:rFonts w:ascii="宋体" w:hAnsi="宋体"/>
          <w:bCs/>
          <w:szCs w:val="21"/>
          <w:highlight w:val="none"/>
        </w:rPr>
      </w:pPr>
    </w:p>
    <w:p w14:paraId="132EDBAD">
      <w:pPr>
        <w:spacing w:line="360" w:lineRule="auto"/>
        <w:ind w:firstLine="411" w:firstLineChars="196"/>
        <w:jc w:val="left"/>
        <w:rPr>
          <w:ins w:id="1153" w:author="tongweiwei" w:date="2025-02-20T11:57:58Z"/>
          <w:rFonts w:ascii="宋体" w:hAnsi="宋体"/>
          <w:bCs/>
          <w:szCs w:val="21"/>
          <w:highlight w:val="none"/>
        </w:rPr>
      </w:pPr>
      <w:ins w:id="1154" w:author="tongweiwei" w:date="2025-02-20T11:57:58Z">
        <w:r>
          <w:rPr>
            <w:rFonts w:hint="eastAsia" w:ascii="宋体" w:hAnsi="宋体"/>
            <w:bCs/>
            <w:szCs w:val="21"/>
            <w:highlight w:val="none"/>
          </w:rPr>
          <w:t>第一条【法律法规依据】为规范杭州艮岳私募基金管理有限公司（以下简称“本公司”）在私募基金投资活动中的关联交易行为、有效地控制投资风险和管理风险，根据</w:t>
        </w:r>
      </w:ins>
      <w:ins w:id="1155" w:author="tongweiwei" w:date="2025-02-20T11:57:58Z">
        <w:r>
          <w:rPr>
            <w:rFonts w:hint="eastAsia" w:ascii="宋体" w:hAnsi="宋体"/>
            <w:bCs/>
            <w:szCs w:val="21"/>
            <w:highlight w:val="none"/>
            <w:lang w:val="en-US" w:eastAsia="zh-CN"/>
          </w:rPr>
          <w:t>相关法律法规</w:t>
        </w:r>
      </w:ins>
      <w:ins w:id="1156" w:author="tongweiwei" w:date="2025-02-20T11:57:58Z">
        <w:r>
          <w:rPr>
            <w:rFonts w:hint="eastAsia" w:ascii="宋体" w:hAnsi="宋体"/>
            <w:bCs/>
            <w:szCs w:val="21"/>
            <w:highlight w:val="none"/>
          </w:rPr>
          <w:t>，结合本公司目前经营情况，特制定本公司关联交易管理和决策制度（以下简称“本制度”）。</w:t>
        </w:r>
      </w:ins>
    </w:p>
    <w:p w14:paraId="1BA3FFC7">
      <w:pPr>
        <w:spacing w:line="360" w:lineRule="auto"/>
        <w:ind w:firstLine="411" w:firstLineChars="196"/>
        <w:jc w:val="left"/>
        <w:rPr>
          <w:ins w:id="1157" w:author="tongweiwei" w:date="2025-02-20T11:57:58Z"/>
          <w:rFonts w:ascii="宋体" w:hAnsi="宋体"/>
          <w:bCs/>
          <w:szCs w:val="21"/>
          <w:highlight w:val="none"/>
        </w:rPr>
      </w:pPr>
      <w:ins w:id="1158" w:author="tongweiwei" w:date="2025-02-20T11:57:58Z">
        <w:r>
          <w:rPr>
            <w:rFonts w:hint="eastAsia" w:ascii="宋体" w:hAnsi="宋体"/>
            <w:bCs/>
            <w:szCs w:val="21"/>
            <w:highlight w:val="none"/>
          </w:rPr>
          <w:t>第二条【关联交易定义】本制度所称的“关联交易”为符合</w:t>
        </w:r>
      </w:ins>
      <w:ins w:id="1159" w:author="tongweiwei" w:date="2025-02-20T11:57:58Z">
        <w:r>
          <w:rPr>
            <w:rFonts w:hint="eastAsia" w:ascii="宋体" w:hAnsi="宋体"/>
            <w:bCs/>
            <w:szCs w:val="21"/>
            <w:highlight w:val="none"/>
            <w:lang w:val="en-US" w:eastAsia="zh-CN"/>
          </w:rPr>
          <w:t>相关法律法规规定</w:t>
        </w:r>
      </w:ins>
      <w:ins w:id="1160" w:author="tongweiwei" w:date="2025-02-20T11:57:58Z">
        <w:r>
          <w:rPr>
            <w:rFonts w:hint="eastAsia" w:ascii="宋体" w:hAnsi="宋体"/>
            <w:bCs/>
            <w:szCs w:val="21"/>
            <w:highlight w:val="none"/>
          </w:rPr>
          <w:t>的关联交易，即指私募投资基金与管理人、投资者、管理人管理的私募投资基金、同一实际控制人下的其他管理人管理的私募投资基金、或者与上述主体有其他重大利害关系的关联方发生的交易行为。</w:t>
        </w:r>
      </w:ins>
    </w:p>
    <w:p w14:paraId="0F25CAC8">
      <w:pPr>
        <w:spacing w:line="360" w:lineRule="auto"/>
        <w:ind w:firstLine="411" w:firstLineChars="196"/>
        <w:jc w:val="left"/>
        <w:rPr>
          <w:ins w:id="1161" w:author="tongweiwei" w:date="2025-02-20T11:57:58Z"/>
          <w:rFonts w:ascii="宋体" w:hAnsi="宋体"/>
          <w:bCs/>
          <w:szCs w:val="21"/>
          <w:highlight w:val="none"/>
        </w:rPr>
      </w:pPr>
      <w:ins w:id="1162" w:author="tongweiwei" w:date="2025-02-20T11:57:58Z">
        <w:r>
          <w:rPr>
            <w:rFonts w:hint="eastAsia" w:ascii="宋体" w:hAnsi="宋体"/>
            <w:bCs/>
            <w:szCs w:val="21"/>
            <w:highlight w:val="none"/>
          </w:rPr>
          <w:t>第三条【定价机制】关联交易应当优先以市场价格作为基准,遵循独立交易原则，选用合理的且被行业广泛应用的的合理定价方法，应不偏离市场独立第三方的价格或者收费标准。必要时可聘请专业评估师或独立的财务顾问。</w:t>
        </w:r>
      </w:ins>
    </w:p>
    <w:p w14:paraId="68FCB714">
      <w:pPr>
        <w:spacing w:line="360" w:lineRule="auto"/>
        <w:ind w:firstLine="411" w:firstLineChars="196"/>
        <w:jc w:val="left"/>
        <w:rPr>
          <w:ins w:id="1163" w:author="tongweiwei" w:date="2025-02-20T11:57:58Z"/>
          <w:rFonts w:ascii="宋体" w:hAnsi="宋体"/>
          <w:bCs/>
          <w:szCs w:val="21"/>
          <w:highlight w:val="none"/>
        </w:rPr>
      </w:pPr>
      <w:ins w:id="1164" w:author="tongweiwei" w:date="2025-02-20T11:57:58Z">
        <w:r>
          <w:rPr>
            <w:rFonts w:hint="eastAsia" w:ascii="宋体" w:hAnsi="宋体"/>
            <w:bCs/>
            <w:szCs w:val="21"/>
            <w:highlight w:val="none"/>
          </w:rPr>
          <w:t>第四条【关联交易的原则】本公司发行和/或者顾问管理的私募投资基金进行关联交易的，应当防范利益冲突，遵循投资者利益优先原则和平等自愿、等价有偿的原则，建立有效的关联交易风险控制机制，对关联交易定价方法、交易审批程序等进行规范。</w:t>
        </w:r>
      </w:ins>
    </w:p>
    <w:p w14:paraId="173F8A43">
      <w:pPr>
        <w:spacing w:line="360" w:lineRule="auto"/>
        <w:ind w:firstLine="411" w:firstLineChars="196"/>
        <w:jc w:val="left"/>
        <w:rPr>
          <w:ins w:id="1165" w:author="tongweiwei" w:date="2025-02-20T11:57:58Z"/>
          <w:rFonts w:ascii="宋体" w:hAnsi="宋体"/>
          <w:bCs/>
          <w:szCs w:val="21"/>
          <w:highlight w:val="none"/>
        </w:rPr>
      </w:pPr>
      <w:ins w:id="1166" w:author="tongweiwei" w:date="2025-02-20T11:57:58Z">
        <w:r>
          <w:rPr>
            <w:rFonts w:hint="eastAsia" w:ascii="宋体" w:hAnsi="宋体"/>
            <w:bCs/>
            <w:szCs w:val="21"/>
            <w:highlight w:val="none"/>
          </w:rPr>
          <w:t>第五条【禁止行为】本公司不得从事损害基金财产或者投资者利益的关联交易行为。不得隐瞒关联关系或者将关联交易非关联化，不得以私募投资基金的财产与关联方进行利益输送、内幕交易和操纵市场等违法违规活动。</w:t>
        </w:r>
      </w:ins>
    </w:p>
    <w:p w14:paraId="61A29B46">
      <w:pPr>
        <w:spacing w:line="360" w:lineRule="auto"/>
        <w:ind w:firstLine="411" w:firstLineChars="196"/>
        <w:jc w:val="left"/>
        <w:rPr>
          <w:ins w:id="1167" w:author="tongweiwei" w:date="2025-02-20T11:57:58Z"/>
          <w:rFonts w:ascii="宋体" w:hAnsi="宋体"/>
          <w:bCs/>
          <w:szCs w:val="21"/>
          <w:highlight w:val="none"/>
        </w:rPr>
      </w:pPr>
      <w:ins w:id="1168" w:author="tongweiwei" w:date="2025-02-20T11:57:58Z">
        <w:r>
          <w:rPr>
            <w:rFonts w:hint="eastAsia" w:ascii="宋体" w:hAnsi="宋体"/>
            <w:bCs/>
            <w:szCs w:val="21"/>
            <w:highlight w:val="none"/>
          </w:rPr>
          <w:t>第六条【职责分工】本公司合规风控部负责管理维护本公司关联交易所涉及的证券与标的名单，涉及关联交易时由投资部提起内部决议审批流程，并由投资决策委员会进行表决。</w:t>
        </w:r>
      </w:ins>
    </w:p>
    <w:p w14:paraId="3ECE977F">
      <w:pPr>
        <w:spacing w:line="360" w:lineRule="auto"/>
        <w:ind w:firstLine="411" w:firstLineChars="196"/>
        <w:jc w:val="left"/>
        <w:rPr>
          <w:ins w:id="1169" w:author="tongweiwei" w:date="2025-02-20T11:57:58Z"/>
          <w:rFonts w:ascii="宋体" w:hAnsi="宋体"/>
          <w:bCs/>
          <w:szCs w:val="21"/>
          <w:highlight w:val="none"/>
        </w:rPr>
      </w:pPr>
      <w:ins w:id="1170" w:author="tongweiwei" w:date="2025-02-20T11:57:58Z">
        <w:r>
          <w:rPr>
            <w:rFonts w:hint="eastAsia" w:ascii="宋体" w:hAnsi="宋体"/>
            <w:bCs/>
            <w:szCs w:val="21"/>
            <w:highlight w:val="none"/>
          </w:rPr>
          <w:t>第七条【决策机制】本公司所发行和/或者顾问管理的私募投资基金在进行投资决策前应由合规风控部进行关联交易审查，如涉及关联交易的，应由投资部提起内部决议审批流程，并经投资决策委员会决议表决通过，决议应严格遵守公平交易制度，保证成交价格公允，不存在利益输送的情况及本制度的其他要求，发生价格偏离公允价值的但有充分理由并且不违反本制度要求的，应纳入公司异常交易的监控范围。</w:t>
        </w:r>
      </w:ins>
    </w:p>
    <w:p w14:paraId="50F390E5">
      <w:pPr>
        <w:spacing w:line="360" w:lineRule="auto"/>
        <w:ind w:firstLine="411" w:firstLineChars="196"/>
        <w:jc w:val="left"/>
        <w:rPr>
          <w:ins w:id="1171" w:author="tongweiwei" w:date="2025-02-20T11:57:58Z"/>
          <w:rFonts w:ascii="宋体" w:hAnsi="宋体"/>
          <w:bCs/>
          <w:szCs w:val="21"/>
          <w:highlight w:val="none"/>
        </w:rPr>
      </w:pPr>
      <w:ins w:id="1172" w:author="tongweiwei" w:date="2025-02-20T11:57:58Z">
        <w:r>
          <w:rPr>
            <w:rFonts w:hint="eastAsia" w:ascii="宋体" w:hAnsi="宋体"/>
            <w:bCs/>
            <w:szCs w:val="21"/>
            <w:highlight w:val="none"/>
          </w:rPr>
          <w:t>第八条【关联交易的执行】通过投资决策委员会决议表决通过的关联交易由运营部执行，执行过程中应严格根据基金合同、本公司有关交易制度及其他相关协议执行。</w:t>
        </w:r>
      </w:ins>
    </w:p>
    <w:p w14:paraId="5C43A028">
      <w:pPr>
        <w:spacing w:line="360" w:lineRule="auto"/>
        <w:ind w:firstLine="411" w:firstLineChars="196"/>
        <w:jc w:val="left"/>
        <w:rPr>
          <w:ins w:id="1173" w:author="tongweiwei" w:date="2025-02-20T11:57:58Z"/>
          <w:rFonts w:ascii="宋体" w:hAnsi="宋体"/>
          <w:bCs/>
          <w:szCs w:val="21"/>
          <w:highlight w:val="none"/>
        </w:rPr>
      </w:pPr>
      <w:ins w:id="1174" w:author="tongweiwei" w:date="2025-02-20T11:57:58Z">
        <w:r>
          <w:rPr>
            <w:rFonts w:hint="eastAsia" w:ascii="宋体" w:hAnsi="宋体"/>
            <w:bCs/>
            <w:szCs w:val="21"/>
            <w:highlight w:val="none"/>
          </w:rPr>
          <w:t>第九条【关联交易的监控】关联交易由本公司合规风控部负责监控，当关联交易发生后应由运营部报合规风控部备案，并由合规风控部进行投资运作的风险监控。如出现风险事件应由合规风控部在一工作日内报投资决策委员会。</w:t>
        </w:r>
      </w:ins>
    </w:p>
    <w:p w14:paraId="097193A9">
      <w:pPr>
        <w:spacing w:line="360" w:lineRule="auto"/>
        <w:ind w:firstLine="411" w:firstLineChars="196"/>
        <w:jc w:val="left"/>
        <w:rPr>
          <w:ins w:id="1175" w:author="tongweiwei" w:date="2025-02-20T11:57:58Z"/>
          <w:rFonts w:ascii="宋体" w:hAnsi="宋体"/>
          <w:bCs/>
          <w:szCs w:val="21"/>
          <w:highlight w:val="none"/>
        </w:rPr>
      </w:pPr>
      <w:ins w:id="1176" w:author="tongweiwei" w:date="2025-02-20T11:57:58Z">
        <w:r>
          <w:rPr>
            <w:rFonts w:hint="eastAsia" w:ascii="宋体" w:hAnsi="宋体"/>
            <w:bCs/>
            <w:szCs w:val="21"/>
            <w:highlight w:val="none"/>
          </w:rPr>
          <w:t>第十条【回避措施】涉及关联交易的实控人、股东及董事等关联交易相关方，应在决策机制中进行必要的回避。</w:t>
        </w:r>
      </w:ins>
    </w:p>
    <w:p w14:paraId="57D40CAA">
      <w:pPr>
        <w:spacing w:line="360" w:lineRule="auto"/>
        <w:ind w:firstLine="411" w:firstLineChars="196"/>
        <w:jc w:val="left"/>
        <w:rPr>
          <w:ins w:id="1177" w:author="tongweiwei" w:date="2025-02-20T11:57:58Z"/>
          <w:rFonts w:ascii="宋体" w:hAnsi="宋体"/>
          <w:bCs/>
          <w:szCs w:val="21"/>
          <w:highlight w:val="none"/>
        </w:rPr>
      </w:pPr>
      <w:ins w:id="1178" w:author="tongweiwei" w:date="2025-02-20T11:57:58Z">
        <w:r>
          <w:rPr>
            <w:rFonts w:hint="eastAsia" w:ascii="宋体" w:hAnsi="宋体"/>
            <w:bCs/>
            <w:szCs w:val="21"/>
            <w:highlight w:val="none"/>
          </w:rPr>
          <w:t>第十一条【信息披露】本公司所发行和/或者顾问管理的私募投资基金可能涉及关联交易的，应当在基金合同中明确约定涉及关联交易的事前、事中信息披露安排，并在实际运作过程中严格遵守法规法律、自律组织和基金产品合同约定进行信息披露，并须在私募投资基金风险揭示书中充分揭示关联交易风险。</w:t>
        </w:r>
      </w:ins>
    </w:p>
    <w:p w14:paraId="630A2C3D">
      <w:pPr>
        <w:spacing w:line="360" w:lineRule="auto"/>
        <w:ind w:firstLine="411" w:firstLineChars="196"/>
        <w:jc w:val="left"/>
        <w:rPr>
          <w:ins w:id="1179" w:author="tongweiwei" w:date="2025-02-20T11:57:58Z"/>
          <w:rFonts w:ascii="宋体" w:hAnsi="宋体"/>
          <w:bCs/>
          <w:szCs w:val="21"/>
          <w:highlight w:val="none"/>
        </w:rPr>
      </w:pPr>
      <w:ins w:id="1180" w:author="tongweiwei" w:date="2025-02-20T11:57:58Z">
        <w:r>
          <w:rPr>
            <w:rFonts w:hint="eastAsia" w:ascii="宋体" w:hAnsi="宋体"/>
            <w:bCs/>
            <w:szCs w:val="21"/>
            <w:highlight w:val="none"/>
          </w:rPr>
          <w:t>第十二条【其他】本制度的内容如与法律、行政法规、部门规章、自律规则有冲突的或本办法未尽事宜，按有关法律、行政法规、部门规章、自律规则的规定执行。本制度发布之日起施行。</w:t>
        </w:r>
      </w:ins>
    </w:p>
    <w:p w14:paraId="083628D7">
      <w:pPr>
        <w:rPr>
          <w:ins w:id="1181" w:author="tongweiwei" w:date="2025-02-20T11:57:58Z"/>
        </w:rPr>
      </w:pPr>
    </w:p>
    <w:p w14:paraId="72491D00">
      <w:pPr>
        <w:spacing w:line="360" w:lineRule="auto"/>
        <w:ind w:firstLine="413" w:firstLineChars="196"/>
        <w:jc w:val="left"/>
        <w:rPr>
          <w:rFonts w:hint="eastAsia" w:ascii="宋体" w:hAnsi="宋体"/>
          <w:b/>
          <w:szCs w:val="21"/>
        </w:rPr>
      </w:pPr>
    </w:p>
    <w:sectPr>
      <w:footerReference r:id="rId8" w:type="default"/>
      <w:headerReference w:type="default" r:id="rId20"/>
      <w:headerReference w:type="first" r:id="rId21"/>
      <w:headerReference w:type="even" r:id="rId22"/>
      <w:pgSz w:w="11906" w:h="16838"/>
      <w:pgMar w:top="1440" w:right="1800" w:bottom="1440" w:left="1800" w:header="851" w:footer="992" w:gutter="0"/>
      <w:cols w:space="425" w:num="1"/>
      <w:docGrid w:type="lines" w:linePitch="312" w:charSpace="0"/>
    </w:sect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仿宋简体">
    <w:altName w:val="微软雅黑"/>
    <w:panose1 w:val="02000000000000000000"/>
    <w:charset w:val="86"/>
    <w:family w:val="auto"/>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1756025"/>
    </w:sdtPr>
    <w:sdtContent>
      <w:p w14:paraId="2A625B21">
        <w:pPr>
          <w:pStyle w:val="17"/>
          <w:jc w:val="cente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F18F9">
    <w:pPr>
      <w:pStyle w:val="17"/>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1756030"/>
    </w:sdtPr>
    <w:sdtContent>
      <w:p w14:paraId="3C01789C">
        <w:pPr>
          <w:pStyle w:val="17"/>
          <w:jc w:val="center"/>
        </w:pP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635858"/>
    </w:sdtPr>
    <w:sdtContent>
      <w:p w14:paraId="13C43055">
        <w:pPr>
          <w:pStyle w:val="17"/>
          <w:jc w:val="center"/>
        </w:pPr>
        <w:r>
          <w:fldChar w:fldCharType="begin"/>
        </w:r>
        <w:r>
          <w:instrText xml:space="preserve"> PAGE   \* MERGEFORMAT </w:instrText>
        </w:r>
        <w:r>
          <w:fldChar w:fldCharType="separate"/>
        </w:r>
        <w:r>
          <w:rPr>
            <w:lang w:val="zh-CN"/>
          </w:rPr>
          <w:t>1</w:t>
        </w:r>
        <w:r>
          <w:rPr>
            <w:lang w:val="zh-C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8ECE6">
    <w:pPr>
      <w:pStyle w:val="18"/>
    </w:pPr>
    <w:del w:id="0" w:author="tongweiwei" w:date="2025-02-10T13:41:50Z">
      <w:r>
        <w:rPr>
          <w:rFonts w:hint="eastAsia"/>
        </w:rPr>
        <w:delText>中邮资产艮岳集结2号私募基金</w:delText>
      </w:r>
    </w:del>
    <w:ins w:id="1" w:author="tongweiwei" w:date="2025-02-10T13:41:50Z">
      <w:r>
        <w:rPr>
          <w:rFonts w:hint="eastAsia"/>
          <w:lang w:eastAsia="zh-CN"/>
        </w:rPr>
        <w:t>艮岳集结2号私募证券投资基金</w:t>
      </w:r>
    </w:ins>
    <w:r>
      <w:rPr>
        <w:rFonts w:hint="eastAsia"/>
      </w:rPr>
      <w:t>基金合同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168F8">
    <w:pPr>
      <w:pStyle w:val="18"/>
    </w:pPr>
    <w:del w:id="2" w:author="tongweiwei" w:date="2025-02-10T13:41:50Z">
      <w:r>
        <w:rPr>
          <w:rFonts w:hint="eastAsia"/>
        </w:rPr>
        <w:delText>中邮资产艮岳集结2号私募基金</w:delText>
      </w:r>
    </w:del>
    <w:ins w:id="3" w:author="tongweiwei" w:date="2025-02-10T13:41:50Z">
      <w:r>
        <w:rPr>
          <w:rFonts w:hint="eastAsia"/>
          <w:lang w:eastAsia="zh-CN"/>
        </w:rPr>
        <w:t>艮岳集结2号私募证券投资基金</w:t>
      </w:r>
    </w:ins>
    <w:r>
      <w:rPr>
        <w:rFonts w:hint="eastAsia"/>
      </w:rPr>
      <w:t>基金合同</w:t>
    </w:r>
  </w:p>
</w:hdr>
</file>

<file path=word/header3.xml><?xml version="1.0" encoding="utf-8"?>
<w:hdr xmlns:w="http://schemas.openxmlformats.org/wordprocessingml/2006/main" xmlns:v="urn:schemas-microsoft-com:vml" xmlns:o="urn:schemas-microsoft-com:office:office">
  <w:p w:rsidP="" w:rsidRDefault="">
    <w:pPr>
      <w:pStyle w:val="Header"/>
    </w:pPr>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1" o:spid="_x0000_s1025"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v:shape>
      </w:pict>
    </w:r>
    <w:r>
      <w:rPr>
        <w:noProof/>
      </w:rPr>
      <w:rPr>
        <w:noProof/>
      </w:rPr>
      <w:rPr>
        <w:noProof/>
      </w:rP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2" o:spid="_x0000_s1026" type="#_x0000_t136" style="position:absolute;left:0pt;margin-left:-120pt;margin-top:108pt;mso-position-horizontal-relative:margin;mso-position-vertical-relative:margin;rotation:-2949120f;height:60pt;width:360pt;mso-width-relative:page;mso-height-relative:page"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D3D3D3" stroked="false">
          <v:textpath style="font-family:&amp;quot;Cambria&amp;quot;;font-size:1pt" string="1032168:杭州艮岳私募基金管理有限公司:91330102MA27XFBU38:20250326"/>
        </v:shape>
      </w:pict>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2" o:spid="_x0000_s1026" type="#_x0000_t136" style="position:absolute;left:0pt;margin-left:190pt;margin-top:108pt;mso-position-horizontal-relative:margin;mso-position-vertical-relative:margin;rotation:-2949120f;height:60pt;width:360pt;mso-width-relative:page;mso-height-relative:page"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D3D3D3" stroked="false">
          <v:textpath style="font-family:&amp;quot;Cambria&amp;quot;;font-size:1pt" string="1032168:杭州艮岳私募基金管理有限公司:91330102MA27XFBU38:20250326"/>
        </v:shape>
      </w:pict>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2" o:spid="_x0000_s1026" type="#_x0000_t136" style="position:absolute;left:0pt;margin-left:-120pt;margin-top:495pt;mso-position-horizontal-relative:margin;mso-position-vertical-relative:margin;rotation:-2949120f;height:60pt;width:360pt;mso-width-relative:page;mso-height-relative:page"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D3D3D3" stroked="false">
          <v:textpath style="font-family:&amp;quot;Cambria&amp;quot;;font-size:1pt" string="1032168:杭州艮岳私募基金管理有限公司:91330102MA27XFBU38:20250326"/>
        </v:shape>
      </w:pict>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2" o:spid="_x0000_s1026" type="#_x0000_t136" style="position:absolute;left:0pt;margin-left:190pt;margin-top:495pt;mso-position-horizontal-relative:margin;mso-position-vertical-relative:margin;rotation:-2949120f;height:60pt;width:360pt;mso-width-relative:page;mso-height-relative:page"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D3D3D3" stroked="false">
          <v:textpath style="font-family:&amp;quot;Cambria&amp;quot;;font-size:1pt" string="1032168:杭州艮岳私募基金管理有限公司:91330102MA27XFBU38:20250326"/>
        </v:shape>
      </w:pict>
    </w:r>
  </w:p>
</w:hdr>
</file>

<file path=word/header4.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2" o:spid="_x0000_s1026"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v:shape>
      </w:pict>
    </w:r>
  </w:p>
</w:hdr>
</file>

<file path=word/header5.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3" o:spid="_x0000_s1027"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v:shape>
      </w:pic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ongweiwei">
    <w15:presenceInfo w15:providerId="None" w15:userId="tongweiwe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61F"/>
    <w:rsid w:val="0000097A"/>
    <w:rsid w:val="000032F3"/>
    <w:rsid w:val="00006F56"/>
    <w:rsid w:val="00007577"/>
    <w:rsid w:val="00007EA5"/>
    <w:rsid w:val="00010D3B"/>
    <w:rsid w:val="000122F1"/>
    <w:rsid w:val="00012F87"/>
    <w:rsid w:val="00013BEE"/>
    <w:rsid w:val="0001674E"/>
    <w:rsid w:val="0002262B"/>
    <w:rsid w:val="00024001"/>
    <w:rsid w:val="00025878"/>
    <w:rsid w:val="00026157"/>
    <w:rsid w:val="00026724"/>
    <w:rsid w:val="00026AB5"/>
    <w:rsid w:val="00026F44"/>
    <w:rsid w:val="0003060C"/>
    <w:rsid w:val="000307BC"/>
    <w:rsid w:val="00030CCE"/>
    <w:rsid w:val="00031B1E"/>
    <w:rsid w:val="00031F30"/>
    <w:rsid w:val="00041AC3"/>
    <w:rsid w:val="00044EC2"/>
    <w:rsid w:val="0005082F"/>
    <w:rsid w:val="00051CC7"/>
    <w:rsid w:val="000520CE"/>
    <w:rsid w:val="00054921"/>
    <w:rsid w:val="00054D7C"/>
    <w:rsid w:val="00055EE0"/>
    <w:rsid w:val="000608C8"/>
    <w:rsid w:val="00063D3D"/>
    <w:rsid w:val="000672B1"/>
    <w:rsid w:val="00071E0B"/>
    <w:rsid w:val="00074CAB"/>
    <w:rsid w:val="00075B4B"/>
    <w:rsid w:val="00077505"/>
    <w:rsid w:val="00082819"/>
    <w:rsid w:val="000867E2"/>
    <w:rsid w:val="000876C3"/>
    <w:rsid w:val="00091DA7"/>
    <w:rsid w:val="00091DFC"/>
    <w:rsid w:val="000941A6"/>
    <w:rsid w:val="00095083"/>
    <w:rsid w:val="000956B9"/>
    <w:rsid w:val="000960BD"/>
    <w:rsid w:val="000A3454"/>
    <w:rsid w:val="000A370E"/>
    <w:rsid w:val="000A56F9"/>
    <w:rsid w:val="000A78D3"/>
    <w:rsid w:val="000B03B4"/>
    <w:rsid w:val="000B2771"/>
    <w:rsid w:val="000B39E2"/>
    <w:rsid w:val="000B7A87"/>
    <w:rsid w:val="000C1A74"/>
    <w:rsid w:val="000C1E26"/>
    <w:rsid w:val="000C4F29"/>
    <w:rsid w:val="000D038F"/>
    <w:rsid w:val="000D0BB0"/>
    <w:rsid w:val="000D0C84"/>
    <w:rsid w:val="000D0D5D"/>
    <w:rsid w:val="000D1E4F"/>
    <w:rsid w:val="000D355D"/>
    <w:rsid w:val="000D58DD"/>
    <w:rsid w:val="000D7B22"/>
    <w:rsid w:val="000E00E0"/>
    <w:rsid w:val="000E55A6"/>
    <w:rsid w:val="000E784A"/>
    <w:rsid w:val="000F05AF"/>
    <w:rsid w:val="000F3E86"/>
    <w:rsid w:val="000F4AC2"/>
    <w:rsid w:val="000F5F29"/>
    <w:rsid w:val="000F7644"/>
    <w:rsid w:val="001015AD"/>
    <w:rsid w:val="00101AD4"/>
    <w:rsid w:val="00101C03"/>
    <w:rsid w:val="00101DE1"/>
    <w:rsid w:val="00102E3E"/>
    <w:rsid w:val="0011357F"/>
    <w:rsid w:val="00115165"/>
    <w:rsid w:val="0011618D"/>
    <w:rsid w:val="00126055"/>
    <w:rsid w:val="001304C0"/>
    <w:rsid w:val="00131155"/>
    <w:rsid w:val="00136CA8"/>
    <w:rsid w:val="001412C4"/>
    <w:rsid w:val="00141D20"/>
    <w:rsid w:val="0014337E"/>
    <w:rsid w:val="001437D8"/>
    <w:rsid w:val="001456A8"/>
    <w:rsid w:val="00150A2A"/>
    <w:rsid w:val="00157816"/>
    <w:rsid w:val="00160553"/>
    <w:rsid w:val="00163313"/>
    <w:rsid w:val="00163EB1"/>
    <w:rsid w:val="00165D58"/>
    <w:rsid w:val="00175B93"/>
    <w:rsid w:val="00177865"/>
    <w:rsid w:val="00177A0A"/>
    <w:rsid w:val="00182CAA"/>
    <w:rsid w:val="001834EF"/>
    <w:rsid w:val="00185C8C"/>
    <w:rsid w:val="001871FB"/>
    <w:rsid w:val="00187C8F"/>
    <w:rsid w:val="00193F09"/>
    <w:rsid w:val="00197305"/>
    <w:rsid w:val="00197856"/>
    <w:rsid w:val="00197A45"/>
    <w:rsid w:val="001A0BAF"/>
    <w:rsid w:val="001A3189"/>
    <w:rsid w:val="001A32C8"/>
    <w:rsid w:val="001A63D7"/>
    <w:rsid w:val="001B0139"/>
    <w:rsid w:val="001B4A53"/>
    <w:rsid w:val="001B60ED"/>
    <w:rsid w:val="001B61AF"/>
    <w:rsid w:val="001B65D9"/>
    <w:rsid w:val="001B7749"/>
    <w:rsid w:val="001C080D"/>
    <w:rsid w:val="001C0944"/>
    <w:rsid w:val="001D1C80"/>
    <w:rsid w:val="001D57EC"/>
    <w:rsid w:val="001E01A2"/>
    <w:rsid w:val="001E4989"/>
    <w:rsid w:val="001E55D8"/>
    <w:rsid w:val="001E5BA1"/>
    <w:rsid w:val="001F1EEF"/>
    <w:rsid w:val="001F7542"/>
    <w:rsid w:val="001F76BD"/>
    <w:rsid w:val="002009C2"/>
    <w:rsid w:val="00201DBE"/>
    <w:rsid w:val="00202065"/>
    <w:rsid w:val="0020251B"/>
    <w:rsid w:val="00204753"/>
    <w:rsid w:val="00205756"/>
    <w:rsid w:val="00207ABA"/>
    <w:rsid w:val="00207CE1"/>
    <w:rsid w:val="00211903"/>
    <w:rsid w:val="002122EE"/>
    <w:rsid w:val="0021330D"/>
    <w:rsid w:val="00213C18"/>
    <w:rsid w:val="00215069"/>
    <w:rsid w:val="00216095"/>
    <w:rsid w:val="0021672A"/>
    <w:rsid w:val="0021723F"/>
    <w:rsid w:val="00225C25"/>
    <w:rsid w:val="002272CF"/>
    <w:rsid w:val="00230FC6"/>
    <w:rsid w:val="0023141A"/>
    <w:rsid w:val="00232FF1"/>
    <w:rsid w:val="0023429B"/>
    <w:rsid w:val="00235EDD"/>
    <w:rsid w:val="00236B47"/>
    <w:rsid w:val="002423B9"/>
    <w:rsid w:val="00242E8E"/>
    <w:rsid w:val="002441D9"/>
    <w:rsid w:val="00250742"/>
    <w:rsid w:val="0025128C"/>
    <w:rsid w:val="0025186D"/>
    <w:rsid w:val="00255B5B"/>
    <w:rsid w:val="00256BA6"/>
    <w:rsid w:val="00261C7E"/>
    <w:rsid w:val="0026409E"/>
    <w:rsid w:val="00270083"/>
    <w:rsid w:val="0027503B"/>
    <w:rsid w:val="002759D2"/>
    <w:rsid w:val="00277C8E"/>
    <w:rsid w:val="0028093B"/>
    <w:rsid w:val="00280A02"/>
    <w:rsid w:val="00280C20"/>
    <w:rsid w:val="00280DD3"/>
    <w:rsid w:val="002820B0"/>
    <w:rsid w:val="0028235E"/>
    <w:rsid w:val="002829A5"/>
    <w:rsid w:val="00285DF4"/>
    <w:rsid w:val="00287A84"/>
    <w:rsid w:val="00287CB7"/>
    <w:rsid w:val="00290153"/>
    <w:rsid w:val="002937B5"/>
    <w:rsid w:val="002A05D1"/>
    <w:rsid w:val="002A29EB"/>
    <w:rsid w:val="002A479F"/>
    <w:rsid w:val="002A49C7"/>
    <w:rsid w:val="002A525D"/>
    <w:rsid w:val="002A6F86"/>
    <w:rsid w:val="002B0853"/>
    <w:rsid w:val="002B0D2C"/>
    <w:rsid w:val="002B3880"/>
    <w:rsid w:val="002B5856"/>
    <w:rsid w:val="002B7C44"/>
    <w:rsid w:val="002C05C7"/>
    <w:rsid w:val="002C0BA9"/>
    <w:rsid w:val="002C249F"/>
    <w:rsid w:val="002C26A4"/>
    <w:rsid w:val="002C3FE8"/>
    <w:rsid w:val="002C463D"/>
    <w:rsid w:val="002C4A77"/>
    <w:rsid w:val="002C5450"/>
    <w:rsid w:val="002C566E"/>
    <w:rsid w:val="002C5CFB"/>
    <w:rsid w:val="002D1995"/>
    <w:rsid w:val="002D48E4"/>
    <w:rsid w:val="002D57A4"/>
    <w:rsid w:val="002E1DFB"/>
    <w:rsid w:val="002E279A"/>
    <w:rsid w:val="002E3003"/>
    <w:rsid w:val="002E7AE0"/>
    <w:rsid w:val="002F2C09"/>
    <w:rsid w:val="002F2EFC"/>
    <w:rsid w:val="002F510C"/>
    <w:rsid w:val="002F51E7"/>
    <w:rsid w:val="002F7DC1"/>
    <w:rsid w:val="003009E0"/>
    <w:rsid w:val="00302DAE"/>
    <w:rsid w:val="0030711A"/>
    <w:rsid w:val="003072AE"/>
    <w:rsid w:val="00307B70"/>
    <w:rsid w:val="003101FB"/>
    <w:rsid w:val="003159E8"/>
    <w:rsid w:val="00317B2E"/>
    <w:rsid w:val="00320F00"/>
    <w:rsid w:val="003301EC"/>
    <w:rsid w:val="003314CF"/>
    <w:rsid w:val="00331A33"/>
    <w:rsid w:val="00331C73"/>
    <w:rsid w:val="00332160"/>
    <w:rsid w:val="003338CC"/>
    <w:rsid w:val="00334142"/>
    <w:rsid w:val="00337DD5"/>
    <w:rsid w:val="00341D10"/>
    <w:rsid w:val="00342483"/>
    <w:rsid w:val="00344AFB"/>
    <w:rsid w:val="003451AE"/>
    <w:rsid w:val="00346347"/>
    <w:rsid w:val="0035018E"/>
    <w:rsid w:val="00350CB1"/>
    <w:rsid w:val="00351551"/>
    <w:rsid w:val="00351854"/>
    <w:rsid w:val="003526A6"/>
    <w:rsid w:val="003531AC"/>
    <w:rsid w:val="00354A0F"/>
    <w:rsid w:val="00355010"/>
    <w:rsid w:val="00356B3E"/>
    <w:rsid w:val="003630A6"/>
    <w:rsid w:val="00366730"/>
    <w:rsid w:val="0037278F"/>
    <w:rsid w:val="003763BF"/>
    <w:rsid w:val="003834AD"/>
    <w:rsid w:val="00384A1F"/>
    <w:rsid w:val="00387077"/>
    <w:rsid w:val="0039073C"/>
    <w:rsid w:val="00393336"/>
    <w:rsid w:val="003942BA"/>
    <w:rsid w:val="003A1462"/>
    <w:rsid w:val="003A1901"/>
    <w:rsid w:val="003A1BB6"/>
    <w:rsid w:val="003A39BB"/>
    <w:rsid w:val="003B009C"/>
    <w:rsid w:val="003B0E6A"/>
    <w:rsid w:val="003B190A"/>
    <w:rsid w:val="003B22B9"/>
    <w:rsid w:val="003B3405"/>
    <w:rsid w:val="003B3913"/>
    <w:rsid w:val="003B6A71"/>
    <w:rsid w:val="003B6DB7"/>
    <w:rsid w:val="003C0867"/>
    <w:rsid w:val="003C0EA3"/>
    <w:rsid w:val="003C1B7F"/>
    <w:rsid w:val="003C3675"/>
    <w:rsid w:val="003C500D"/>
    <w:rsid w:val="003C7713"/>
    <w:rsid w:val="003D026D"/>
    <w:rsid w:val="003D1121"/>
    <w:rsid w:val="003D463A"/>
    <w:rsid w:val="003D51E5"/>
    <w:rsid w:val="003D5663"/>
    <w:rsid w:val="003D5851"/>
    <w:rsid w:val="003D619C"/>
    <w:rsid w:val="003E21B2"/>
    <w:rsid w:val="003E3339"/>
    <w:rsid w:val="003E4523"/>
    <w:rsid w:val="003E5DD7"/>
    <w:rsid w:val="003E6A8D"/>
    <w:rsid w:val="003E7BA8"/>
    <w:rsid w:val="003E7DF0"/>
    <w:rsid w:val="003F6FEF"/>
    <w:rsid w:val="003F7513"/>
    <w:rsid w:val="004042E9"/>
    <w:rsid w:val="00404380"/>
    <w:rsid w:val="004128CA"/>
    <w:rsid w:val="0041475C"/>
    <w:rsid w:val="00417898"/>
    <w:rsid w:val="00421123"/>
    <w:rsid w:val="00421AB4"/>
    <w:rsid w:val="004244FD"/>
    <w:rsid w:val="004247EB"/>
    <w:rsid w:val="00424D0E"/>
    <w:rsid w:val="00427B10"/>
    <w:rsid w:val="00430DF3"/>
    <w:rsid w:val="00431D04"/>
    <w:rsid w:val="00434796"/>
    <w:rsid w:val="0043713A"/>
    <w:rsid w:val="00444CAD"/>
    <w:rsid w:val="00446AA1"/>
    <w:rsid w:val="004475A7"/>
    <w:rsid w:val="00455CED"/>
    <w:rsid w:val="00461A96"/>
    <w:rsid w:val="00463F47"/>
    <w:rsid w:val="00465A44"/>
    <w:rsid w:val="00465C77"/>
    <w:rsid w:val="004705AD"/>
    <w:rsid w:val="004706B2"/>
    <w:rsid w:val="0048069C"/>
    <w:rsid w:val="00483513"/>
    <w:rsid w:val="00485395"/>
    <w:rsid w:val="0048619D"/>
    <w:rsid w:val="0048677D"/>
    <w:rsid w:val="00487900"/>
    <w:rsid w:val="00487F3D"/>
    <w:rsid w:val="00490162"/>
    <w:rsid w:val="00492887"/>
    <w:rsid w:val="004977CA"/>
    <w:rsid w:val="004A0193"/>
    <w:rsid w:val="004A29BA"/>
    <w:rsid w:val="004A5C2A"/>
    <w:rsid w:val="004B28DC"/>
    <w:rsid w:val="004B3539"/>
    <w:rsid w:val="004B58E0"/>
    <w:rsid w:val="004C2110"/>
    <w:rsid w:val="004C3AF6"/>
    <w:rsid w:val="004C4FA8"/>
    <w:rsid w:val="004C7D80"/>
    <w:rsid w:val="004D08FE"/>
    <w:rsid w:val="004D0DE1"/>
    <w:rsid w:val="004D13BE"/>
    <w:rsid w:val="004D640A"/>
    <w:rsid w:val="004D6C8C"/>
    <w:rsid w:val="004D77A1"/>
    <w:rsid w:val="004E0A51"/>
    <w:rsid w:val="004E0C6E"/>
    <w:rsid w:val="004E2386"/>
    <w:rsid w:val="004E270C"/>
    <w:rsid w:val="004E2995"/>
    <w:rsid w:val="004E3E20"/>
    <w:rsid w:val="004E45EA"/>
    <w:rsid w:val="004F10A6"/>
    <w:rsid w:val="004F154B"/>
    <w:rsid w:val="004F3CB5"/>
    <w:rsid w:val="004F3D3F"/>
    <w:rsid w:val="004F6554"/>
    <w:rsid w:val="004F7075"/>
    <w:rsid w:val="004F71C9"/>
    <w:rsid w:val="004F75C3"/>
    <w:rsid w:val="00500201"/>
    <w:rsid w:val="00500395"/>
    <w:rsid w:val="00501EF1"/>
    <w:rsid w:val="005059A9"/>
    <w:rsid w:val="00505E5A"/>
    <w:rsid w:val="00507760"/>
    <w:rsid w:val="00507A40"/>
    <w:rsid w:val="00510C79"/>
    <w:rsid w:val="00511D47"/>
    <w:rsid w:val="00513B3D"/>
    <w:rsid w:val="00515618"/>
    <w:rsid w:val="005158E1"/>
    <w:rsid w:val="00520689"/>
    <w:rsid w:val="00521FC1"/>
    <w:rsid w:val="005222B9"/>
    <w:rsid w:val="00523ABE"/>
    <w:rsid w:val="005245CB"/>
    <w:rsid w:val="00524683"/>
    <w:rsid w:val="00527BFC"/>
    <w:rsid w:val="00531E4A"/>
    <w:rsid w:val="0053374B"/>
    <w:rsid w:val="00536EFB"/>
    <w:rsid w:val="00536FC4"/>
    <w:rsid w:val="005410E4"/>
    <w:rsid w:val="00542DBE"/>
    <w:rsid w:val="0054375D"/>
    <w:rsid w:val="00543EFD"/>
    <w:rsid w:val="00545312"/>
    <w:rsid w:val="0054621B"/>
    <w:rsid w:val="00550167"/>
    <w:rsid w:val="00555571"/>
    <w:rsid w:val="0056109C"/>
    <w:rsid w:val="0056123B"/>
    <w:rsid w:val="00562E83"/>
    <w:rsid w:val="005654E8"/>
    <w:rsid w:val="005703F9"/>
    <w:rsid w:val="005705B0"/>
    <w:rsid w:val="00572B06"/>
    <w:rsid w:val="005755CC"/>
    <w:rsid w:val="00576B93"/>
    <w:rsid w:val="00577D9E"/>
    <w:rsid w:val="0058039D"/>
    <w:rsid w:val="00581D09"/>
    <w:rsid w:val="00581F79"/>
    <w:rsid w:val="005823BA"/>
    <w:rsid w:val="00582BC3"/>
    <w:rsid w:val="00582DDB"/>
    <w:rsid w:val="00584375"/>
    <w:rsid w:val="005866F2"/>
    <w:rsid w:val="00586BA6"/>
    <w:rsid w:val="00591F1F"/>
    <w:rsid w:val="00592474"/>
    <w:rsid w:val="005938CA"/>
    <w:rsid w:val="005975F6"/>
    <w:rsid w:val="005A2051"/>
    <w:rsid w:val="005A3227"/>
    <w:rsid w:val="005A4CCC"/>
    <w:rsid w:val="005A6BE1"/>
    <w:rsid w:val="005A7A0C"/>
    <w:rsid w:val="005B0A2C"/>
    <w:rsid w:val="005B0F69"/>
    <w:rsid w:val="005B15A3"/>
    <w:rsid w:val="005C4563"/>
    <w:rsid w:val="005C7EDC"/>
    <w:rsid w:val="005D3608"/>
    <w:rsid w:val="005E25EC"/>
    <w:rsid w:val="005E3E24"/>
    <w:rsid w:val="005E6CF2"/>
    <w:rsid w:val="005F005B"/>
    <w:rsid w:val="005F028E"/>
    <w:rsid w:val="005F7FA0"/>
    <w:rsid w:val="00604B88"/>
    <w:rsid w:val="006055B8"/>
    <w:rsid w:val="00607042"/>
    <w:rsid w:val="00607053"/>
    <w:rsid w:val="00607C2F"/>
    <w:rsid w:val="006103C1"/>
    <w:rsid w:val="006107E7"/>
    <w:rsid w:val="00610CED"/>
    <w:rsid w:val="00616748"/>
    <w:rsid w:val="006203A5"/>
    <w:rsid w:val="0062061F"/>
    <w:rsid w:val="00620F17"/>
    <w:rsid w:val="0062124F"/>
    <w:rsid w:val="00621479"/>
    <w:rsid w:val="00622433"/>
    <w:rsid w:val="006259AC"/>
    <w:rsid w:val="00627D76"/>
    <w:rsid w:val="00634AF8"/>
    <w:rsid w:val="00637A90"/>
    <w:rsid w:val="006400B5"/>
    <w:rsid w:val="00641604"/>
    <w:rsid w:val="00642DE5"/>
    <w:rsid w:val="006452FC"/>
    <w:rsid w:val="0064589B"/>
    <w:rsid w:val="00654E9B"/>
    <w:rsid w:val="00655D83"/>
    <w:rsid w:val="00657BC6"/>
    <w:rsid w:val="0066168D"/>
    <w:rsid w:val="00666117"/>
    <w:rsid w:val="00672C73"/>
    <w:rsid w:val="00677559"/>
    <w:rsid w:val="006843D2"/>
    <w:rsid w:val="006847ED"/>
    <w:rsid w:val="00685A2B"/>
    <w:rsid w:val="00691772"/>
    <w:rsid w:val="00693278"/>
    <w:rsid w:val="006938D4"/>
    <w:rsid w:val="00693D61"/>
    <w:rsid w:val="006953FF"/>
    <w:rsid w:val="0069619F"/>
    <w:rsid w:val="006A170D"/>
    <w:rsid w:val="006A2037"/>
    <w:rsid w:val="006A66F7"/>
    <w:rsid w:val="006B58FD"/>
    <w:rsid w:val="006C1CC6"/>
    <w:rsid w:val="006C3280"/>
    <w:rsid w:val="006C3920"/>
    <w:rsid w:val="006C5AB7"/>
    <w:rsid w:val="006C7059"/>
    <w:rsid w:val="006D0221"/>
    <w:rsid w:val="006D2DFB"/>
    <w:rsid w:val="006D5800"/>
    <w:rsid w:val="006D581F"/>
    <w:rsid w:val="006E0D5F"/>
    <w:rsid w:val="006E48D3"/>
    <w:rsid w:val="006F21ED"/>
    <w:rsid w:val="006F32F9"/>
    <w:rsid w:val="006F3B5D"/>
    <w:rsid w:val="006F56A6"/>
    <w:rsid w:val="00701102"/>
    <w:rsid w:val="007058A0"/>
    <w:rsid w:val="00705ABA"/>
    <w:rsid w:val="00707A9A"/>
    <w:rsid w:val="00711DC7"/>
    <w:rsid w:val="00711E8A"/>
    <w:rsid w:val="007123DF"/>
    <w:rsid w:val="00712432"/>
    <w:rsid w:val="00713B33"/>
    <w:rsid w:val="00713C87"/>
    <w:rsid w:val="007176EC"/>
    <w:rsid w:val="00717DB0"/>
    <w:rsid w:val="00721B52"/>
    <w:rsid w:val="00722091"/>
    <w:rsid w:val="0072571B"/>
    <w:rsid w:val="007303D9"/>
    <w:rsid w:val="007323E8"/>
    <w:rsid w:val="007342A3"/>
    <w:rsid w:val="00735A16"/>
    <w:rsid w:val="0073703F"/>
    <w:rsid w:val="0073756C"/>
    <w:rsid w:val="0074581F"/>
    <w:rsid w:val="00745AED"/>
    <w:rsid w:val="007475BA"/>
    <w:rsid w:val="00752CE9"/>
    <w:rsid w:val="007562CC"/>
    <w:rsid w:val="00757B6F"/>
    <w:rsid w:val="00762B7C"/>
    <w:rsid w:val="007634BB"/>
    <w:rsid w:val="0076592F"/>
    <w:rsid w:val="00771137"/>
    <w:rsid w:val="00773EC0"/>
    <w:rsid w:val="00776E53"/>
    <w:rsid w:val="00776EBE"/>
    <w:rsid w:val="0078012B"/>
    <w:rsid w:val="00782F7A"/>
    <w:rsid w:val="00784F61"/>
    <w:rsid w:val="0078684A"/>
    <w:rsid w:val="00790702"/>
    <w:rsid w:val="00791456"/>
    <w:rsid w:val="0079267C"/>
    <w:rsid w:val="007943E6"/>
    <w:rsid w:val="007A4ADC"/>
    <w:rsid w:val="007A5E85"/>
    <w:rsid w:val="007B0D47"/>
    <w:rsid w:val="007B0FAE"/>
    <w:rsid w:val="007B178A"/>
    <w:rsid w:val="007B1E99"/>
    <w:rsid w:val="007B240D"/>
    <w:rsid w:val="007B4D8E"/>
    <w:rsid w:val="007B614C"/>
    <w:rsid w:val="007B692F"/>
    <w:rsid w:val="007C13A0"/>
    <w:rsid w:val="007C41E0"/>
    <w:rsid w:val="007C4FA1"/>
    <w:rsid w:val="007C556D"/>
    <w:rsid w:val="007D05DC"/>
    <w:rsid w:val="007D2305"/>
    <w:rsid w:val="007D24F6"/>
    <w:rsid w:val="007D3EB9"/>
    <w:rsid w:val="007D6D71"/>
    <w:rsid w:val="007D79A7"/>
    <w:rsid w:val="007E0021"/>
    <w:rsid w:val="007E4468"/>
    <w:rsid w:val="007E7CD8"/>
    <w:rsid w:val="007F14B5"/>
    <w:rsid w:val="007F488A"/>
    <w:rsid w:val="007F4E73"/>
    <w:rsid w:val="007F5095"/>
    <w:rsid w:val="007F7653"/>
    <w:rsid w:val="007F790E"/>
    <w:rsid w:val="00800ADF"/>
    <w:rsid w:val="00800B00"/>
    <w:rsid w:val="00802A64"/>
    <w:rsid w:val="00804C45"/>
    <w:rsid w:val="008052DC"/>
    <w:rsid w:val="00805E3E"/>
    <w:rsid w:val="008107E2"/>
    <w:rsid w:val="00817B4E"/>
    <w:rsid w:val="00821CBB"/>
    <w:rsid w:val="0082277C"/>
    <w:rsid w:val="00823A2B"/>
    <w:rsid w:val="00823C3A"/>
    <w:rsid w:val="008249B7"/>
    <w:rsid w:val="008250A1"/>
    <w:rsid w:val="00826A48"/>
    <w:rsid w:val="00826EE9"/>
    <w:rsid w:val="00830869"/>
    <w:rsid w:val="00830C73"/>
    <w:rsid w:val="00833123"/>
    <w:rsid w:val="00833DAD"/>
    <w:rsid w:val="00836F12"/>
    <w:rsid w:val="0084299B"/>
    <w:rsid w:val="008429BA"/>
    <w:rsid w:val="00843795"/>
    <w:rsid w:val="00843E0A"/>
    <w:rsid w:val="00846456"/>
    <w:rsid w:val="008477D5"/>
    <w:rsid w:val="00847E0C"/>
    <w:rsid w:val="00851544"/>
    <w:rsid w:val="00852B60"/>
    <w:rsid w:val="008539D2"/>
    <w:rsid w:val="0085409C"/>
    <w:rsid w:val="00854AF0"/>
    <w:rsid w:val="008601DA"/>
    <w:rsid w:val="00860C3C"/>
    <w:rsid w:val="00860F93"/>
    <w:rsid w:val="00861E15"/>
    <w:rsid w:val="00864591"/>
    <w:rsid w:val="00865877"/>
    <w:rsid w:val="00870FAF"/>
    <w:rsid w:val="008712F4"/>
    <w:rsid w:val="008713F5"/>
    <w:rsid w:val="008731E1"/>
    <w:rsid w:val="0087529C"/>
    <w:rsid w:val="00875BD0"/>
    <w:rsid w:val="008768BF"/>
    <w:rsid w:val="008769F4"/>
    <w:rsid w:val="00876CF9"/>
    <w:rsid w:val="008809AD"/>
    <w:rsid w:val="00883BE3"/>
    <w:rsid w:val="0088416E"/>
    <w:rsid w:val="00886520"/>
    <w:rsid w:val="00887B02"/>
    <w:rsid w:val="00890272"/>
    <w:rsid w:val="008943C9"/>
    <w:rsid w:val="00894B7D"/>
    <w:rsid w:val="00895925"/>
    <w:rsid w:val="008966D3"/>
    <w:rsid w:val="008A17EF"/>
    <w:rsid w:val="008A2D5D"/>
    <w:rsid w:val="008A51A9"/>
    <w:rsid w:val="008A7F4F"/>
    <w:rsid w:val="008B0D75"/>
    <w:rsid w:val="008B1A6A"/>
    <w:rsid w:val="008B2214"/>
    <w:rsid w:val="008B3B61"/>
    <w:rsid w:val="008B5E26"/>
    <w:rsid w:val="008B61C5"/>
    <w:rsid w:val="008B678B"/>
    <w:rsid w:val="008C1067"/>
    <w:rsid w:val="008C3A4E"/>
    <w:rsid w:val="008C5AA8"/>
    <w:rsid w:val="008D1102"/>
    <w:rsid w:val="008D1B41"/>
    <w:rsid w:val="008D4D32"/>
    <w:rsid w:val="008D6A55"/>
    <w:rsid w:val="008E2C43"/>
    <w:rsid w:val="008E3732"/>
    <w:rsid w:val="008F1F4F"/>
    <w:rsid w:val="008F1F5E"/>
    <w:rsid w:val="008F2D31"/>
    <w:rsid w:val="008F3BF1"/>
    <w:rsid w:val="008F42CF"/>
    <w:rsid w:val="008F683C"/>
    <w:rsid w:val="008F6CE1"/>
    <w:rsid w:val="008F7633"/>
    <w:rsid w:val="00900520"/>
    <w:rsid w:val="00901139"/>
    <w:rsid w:val="00902A5B"/>
    <w:rsid w:val="0091021C"/>
    <w:rsid w:val="009102A7"/>
    <w:rsid w:val="009113A7"/>
    <w:rsid w:val="009118B7"/>
    <w:rsid w:val="0091319E"/>
    <w:rsid w:val="00913E7D"/>
    <w:rsid w:val="00915A78"/>
    <w:rsid w:val="00920399"/>
    <w:rsid w:val="00922566"/>
    <w:rsid w:val="0092299A"/>
    <w:rsid w:val="00922B80"/>
    <w:rsid w:val="00925EFF"/>
    <w:rsid w:val="009317C8"/>
    <w:rsid w:val="00931D4D"/>
    <w:rsid w:val="00933067"/>
    <w:rsid w:val="009332B2"/>
    <w:rsid w:val="00933818"/>
    <w:rsid w:val="00933FE9"/>
    <w:rsid w:val="00934AA4"/>
    <w:rsid w:val="009362B0"/>
    <w:rsid w:val="009378E2"/>
    <w:rsid w:val="0094477F"/>
    <w:rsid w:val="00944B64"/>
    <w:rsid w:val="00946C59"/>
    <w:rsid w:val="00950072"/>
    <w:rsid w:val="00954365"/>
    <w:rsid w:val="009549A9"/>
    <w:rsid w:val="00954E9C"/>
    <w:rsid w:val="00956F41"/>
    <w:rsid w:val="00964CC3"/>
    <w:rsid w:val="00967366"/>
    <w:rsid w:val="00967526"/>
    <w:rsid w:val="009710E7"/>
    <w:rsid w:val="009712EA"/>
    <w:rsid w:val="009723A3"/>
    <w:rsid w:val="00973A6A"/>
    <w:rsid w:val="00974666"/>
    <w:rsid w:val="00974737"/>
    <w:rsid w:val="009747CC"/>
    <w:rsid w:val="00976E32"/>
    <w:rsid w:val="0098402C"/>
    <w:rsid w:val="0098478E"/>
    <w:rsid w:val="00986257"/>
    <w:rsid w:val="0098686F"/>
    <w:rsid w:val="00987095"/>
    <w:rsid w:val="009B267F"/>
    <w:rsid w:val="009B2745"/>
    <w:rsid w:val="009B3B6D"/>
    <w:rsid w:val="009B53B9"/>
    <w:rsid w:val="009B6405"/>
    <w:rsid w:val="009C6072"/>
    <w:rsid w:val="009D3C30"/>
    <w:rsid w:val="009D5A65"/>
    <w:rsid w:val="009D5F7D"/>
    <w:rsid w:val="009E2678"/>
    <w:rsid w:val="009E2C9D"/>
    <w:rsid w:val="009E471C"/>
    <w:rsid w:val="009F10FE"/>
    <w:rsid w:val="009F1532"/>
    <w:rsid w:val="009F6C70"/>
    <w:rsid w:val="00A00068"/>
    <w:rsid w:val="00A01367"/>
    <w:rsid w:val="00A069AB"/>
    <w:rsid w:val="00A14872"/>
    <w:rsid w:val="00A22344"/>
    <w:rsid w:val="00A22D82"/>
    <w:rsid w:val="00A241F6"/>
    <w:rsid w:val="00A24C68"/>
    <w:rsid w:val="00A2705A"/>
    <w:rsid w:val="00A27A60"/>
    <w:rsid w:val="00A3193D"/>
    <w:rsid w:val="00A31B7B"/>
    <w:rsid w:val="00A33EAF"/>
    <w:rsid w:val="00A40CAD"/>
    <w:rsid w:val="00A4474A"/>
    <w:rsid w:val="00A44B9D"/>
    <w:rsid w:val="00A454ED"/>
    <w:rsid w:val="00A4626D"/>
    <w:rsid w:val="00A47F4E"/>
    <w:rsid w:val="00A51AC2"/>
    <w:rsid w:val="00A52F71"/>
    <w:rsid w:val="00A55403"/>
    <w:rsid w:val="00A607E2"/>
    <w:rsid w:val="00A62951"/>
    <w:rsid w:val="00A651E9"/>
    <w:rsid w:val="00A70368"/>
    <w:rsid w:val="00A70EEF"/>
    <w:rsid w:val="00A723C1"/>
    <w:rsid w:val="00A73C2D"/>
    <w:rsid w:val="00A73C38"/>
    <w:rsid w:val="00A744A8"/>
    <w:rsid w:val="00A744AC"/>
    <w:rsid w:val="00A758A2"/>
    <w:rsid w:val="00A75C2E"/>
    <w:rsid w:val="00A75CE4"/>
    <w:rsid w:val="00A80157"/>
    <w:rsid w:val="00A8138D"/>
    <w:rsid w:val="00A81C67"/>
    <w:rsid w:val="00A82901"/>
    <w:rsid w:val="00A83AAE"/>
    <w:rsid w:val="00A849C4"/>
    <w:rsid w:val="00A85739"/>
    <w:rsid w:val="00A8765A"/>
    <w:rsid w:val="00A90260"/>
    <w:rsid w:val="00A935EE"/>
    <w:rsid w:val="00A96154"/>
    <w:rsid w:val="00AA0CF4"/>
    <w:rsid w:val="00AA1E9D"/>
    <w:rsid w:val="00AA345F"/>
    <w:rsid w:val="00AB2BC2"/>
    <w:rsid w:val="00AB490E"/>
    <w:rsid w:val="00AB67F8"/>
    <w:rsid w:val="00AC097C"/>
    <w:rsid w:val="00AC13CC"/>
    <w:rsid w:val="00AC3B8B"/>
    <w:rsid w:val="00AC6153"/>
    <w:rsid w:val="00AC66F4"/>
    <w:rsid w:val="00AD20A6"/>
    <w:rsid w:val="00AD21CB"/>
    <w:rsid w:val="00AD6B25"/>
    <w:rsid w:val="00AD6DBA"/>
    <w:rsid w:val="00AD729A"/>
    <w:rsid w:val="00AE11F1"/>
    <w:rsid w:val="00AE3226"/>
    <w:rsid w:val="00AE661F"/>
    <w:rsid w:val="00AE7213"/>
    <w:rsid w:val="00AE7FD4"/>
    <w:rsid w:val="00AF0853"/>
    <w:rsid w:val="00AF17DC"/>
    <w:rsid w:val="00AF25FB"/>
    <w:rsid w:val="00AF3E7B"/>
    <w:rsid w:val="00AF5DCD"/>
    <w:rsid w:val="00AF74E7"/>
    <w:rsid w:val="00B01535"/>
    <w:rsid w:val="00B017EA"/>
    <w:rsid w:val="00B03527"/>
    <w:rsid w:val="00B06CA3"/>
    <w:rsid w:val="00B10299"/>
    <w:rsid w:val="00B13310"/>
    <w:rsid w:val="00B1541D"/>
    <w:rsid w:val="00B2183A"/>
    <w:rsid w:val="00B218EC"/>
    <w:rsid w:val="00B23EBB"/>
    <w:rsid w:val="00B241E9"/>
    <w:rsid w:val="00B27954"/>
    <w:rsid w:val="00B30A1D"/>
    <w:rsid w:val="00B31269"/>
    <w:rsid w:val="00B331B1"/>
    <w:rsid w:val="00B33B03"/>
    <w:rsid w:val="00B362A1"/>
    <w:rsid w:val="00B3727D"/>
    <w:rsid w:val="00B375DE"/>
    <w:rsid w:val="00B4111E"/>
    <w:rsid w:val="00B4311A"/>
    <w:rsid w:val="00B45797"/>
    <w:rsid w:val="00B4714B"/>
    <w:rsid w:val="00B50A88"/>
    <w:rsid w:val="00B51E5A"/>
    <w:rsid w:val="00B53450"/>
    <w:rsid w:val="00B56511"/>
    <w:rsid w:val="00B56BE9"/>
    <w:rsid w:val="00B6177B"/>
    <w:rsid w:val="00B6386C"/>
    <w:rsid w:val="00B63E36"/>
    <w:rsid w:val="00B648A4"/>
    <w:rsid w:val="00B64EF3"/>
    <w:rsid w:val="00B65C25"/>
    <w:rsid w:val="00B66D78"/>
    <w:rsid w:val="00B70CC0"/>
    <w:rsid w:val="00B758AE"/>
    <w:rsid w:val="00B7656B"/>
    <w:rsid w:val="00B77F59"/>
    <w:rsid w:val="00B82A4D"/>
    <w:rsid w:val="00B83B0A"/>
    <w:rsid w:val="00B84BB7"/>
    <w:rsid w:val="00B8714A"/>
    <w:rsid w:val="00B87F7E"/>
    <w:rsid w:val="00B92565"/>
    <w:rsid w:val="00B92F49"/>
    <w:rsid w:val="00B937BE"/>
    <w:rsid w:val="00B9635B"/>
    <w:rsid w:val="00BA2D9C"/>
    <w:rsid w:val="00BA3334"/>
    <w:rsid w:val="00BA391C"/>
    <w:rsid w:val="00BB19E9"/>
    <w:rsid w:val="00BB248E"/>
    <w:rsid w:val="00BB3AC5"/>
    <w:rsid w:val="00BB72D3"/>
    <w:rsid w:val="00BB7C30"/>
    <w:rsid w:val="00BB7DA4"/>
    <w:rsid w:val="00BC1EF4"/>
    <w:rsid w:val="00BC21C5"/>
    <w:rsid w:val="00BC32EA"/>
    <w:rsid w:val="00BC3F78"/>
    <w:rsid w:val="00BC7CCC"/>
    <w:rsid w:val="00BD1ABE"/>
    <w:rsid w:val="00BD2E5A"/>
    <w:rsid w:val="00BD3862"/>
    <w:rsid w:val="00BD7A92"/>
    <w:rsid w:val="00BE0EBC"/>
    <w:rsid w:val="00BE0FE4"/>
    <w:rsid w:val="00BE4E13"/>
    <w:rsid w:val="00BE5E69"/>
    <w:rsid w:val="00BE6A86"/>
    <w:rsid w:val="00BF1896"/>
    <w:rsid w:val="00BF6CDA"/>
    <w:rsid w:val="00C01D24"/>
    <w:rsid w:val="00C02B90"/>
    <w:rsid w:val="00C0388A"/>
    <w:rsid w:val="00C05CA0"/>
    <w:rsid w:val="00C06812"/>
    <w:rsid w:val="00C0773F"/>
    <w:rsid w:val="00C1241F"/>
    <w:rsid w:val="00C12A92"/>
    <w:rsid w:val="00C202CD"/>
    <w:rsid w:val="00C21564"/>
    <w:rsid w:val="00C21FA5"/>
    <w:rsid w:val="00C22012"/>
    <w:rsid w:val="00C24580"/>
    <w:rsid w:val="00C24FD6"/>
    <w:rsid w:val="00C25039"/>
    <w:rsid w:val="00C255D0"/>
    <w:rsid w:val="00C257E0"/>
    <w:rsid w:val="00C25C50"/>
    <w:rsid w:val="00C25F19"/>
    <w:rsid w:val="00C27176"/>
    <w:rsid w:val="00C32464"/>
    <w:rsid w:val="00C35258"/>
    <w:rsid w:val="00C3649D"/>
    <w:rsid w:val="00C40A56"/>
    <w:rsid w:val="00C41224"/>
    <w:rsid w:val="00C513C0"/>
    <w:rsid w:val="00C524C6"/>
    <w:rsid w:val="00C52D0E"/>
    <w:rsid w:val="00C53BDB"/>
    <w:rsid w:val="00C54235"/>
    <w:rsid w:val="00C56E1F"/>
    <w:rsid w:val="00C6072B"/>
    <w:rsid w:val="00C60E0A"/>
    <w:rsid w:val="00C6125E"/>
    <w:rsid w:val="00C622F5"/>
    <w:rsid w:val="00C62779"/>
    <w:rsid w:val="00C64630"/>
    <w:rsid w:val="00C65120"/>
    <w:rsid w:val="00C65735"/>
    <w:rsid w:val="00C6601E"/>
    <w:rsid w:val="00C662E1"/>
    <w:rsid w:val="00C67447"/>
    <w:rsid w:val="00C706C3"/>
    <w:rsid w:val="00C71FED"/>
    <w:rsid w:val="00C72FB2"/>
    <w:rsid w:val="00C75BFD"/>
    <w:rsid w:val="00C7624B"/>
    <w:rsid w:val="00C77240"/>
    <w:rsid w:val="00C80794"/>
    <w:rsid w:val="00C80D6B"/>
    <w:rsid w:val="00C81FE0"/>
    <w:rsid w:val="00C852DC"/>
    <w:rsid w:val="00C87C0D"/>
    <w:rsid w:val="00C91894"/>
    <w:rsid w:val="00C91D4B"/>
    <w:rsid w:val="00C9723D"/>
    <w:rsid w:val="00CA0694"/>
    <w:rsid w:val="00CA2D34"/>
    <w:rsid w:val="00CA3640"/>
    <w:rsid w:val="00CA51D9"/>
    <w:rsid w:val="00CA5A15"/>
    <w:rsid w:val="00CA6340"/>
    <w:rsid w:val="00CB1187"/>
    <w:rsid w:val="00CB11B2"/>
    <w:rsid w:val="00CB1B22"/>
    <w:rsid w:val="00CB4D02"/>
    <w:rsid w:val="00CB5CD3"/>
    <w:rsid w:val="00CB5CDA"/>
    <w:rsid w:val="00CB66CE"/>
    <w:rsid w:val="00CB7F72"/>
    <w:rsid w:val="00CC14BA"/>
    <w:rsid w:val="00CC6BF6"/>
    <w:rsid w:val="00CD492B"/>
    <w:rsid w:val="00CD4E29"/>
    <w:rsid w:val="00CD4FEC"/>
    <w:rsid w:val="00CD522C"/>
    <w:rsid w:val="00CD60B7"/>
    <w:rsid w:val="00CD635F"/>
    <w:rsid w:val="00CE0380"/>
    <w:rsid w:val="00CE3FDA"/>
    <w:rsid w:val="00CE4504"/>
    <w:rsid w:val="00CE535F"/>
    <w:rsid w:val="00CE75B0"/>
    <w:rsid w:val="00CE7765"/>
    <w:rsid w:val="00CF03DD"/>
    <w:rsid w:val="00CF1713"/>
    <w:rsid w:val="00CF210E"/>
    <w:rsid w:val="00CF2CB1"/>
    <w:rsid w:val="00D0130D"/>
    <w:rsid w:val="00D03FB7"/>
    <w:rsid w:val="00D0562D"/>
    <w:rsid w:val="00D13514"/>
    <w:rsid w:val="00D14669"/>
    <w:rsid w:val="00D15752"/>
    <w:rsid w:val="00D15801"/>
    <w:rsid w:val="00D17E83"/>
    <w:rsid w:val="00D2173F"/>
    <w:rsid w:val="00D23D88"/>
    <w:rsid w:val="00D31C2A"/>
    <w:rsid w:val="00D31CD4"/>
    <w:rsid w:val="00D3339F"/>
    <w:rsid w:val="00D3344B"/>
    <w:rsid w:val="00D44100"/>
    <w:rsid w:val="00D47D41"/>
    <w:rsid w:val="00D50C47"/>
    <w:rsid w:val="00D513CA"/>
    <w:rsid w:val="00D52318"/>
    <w:rsid w:val="00D540E6"/>
    <w:rsid w:val="00D57AC1"/>
    <w:rsid w:val="00D57C50"/>
    <w:rsid w:val="00D6050B"/>
    <w:rsid w:val="00D628BA"/>
    <w:rsid w:val="00D6318A"/>
    <w:rsid w:val="00D6360A"/>
    <w:rsid w:val="00D64603"/>
    <w:rsid w:val="00D65EAF"/>
    <w:rsid w:val="00D715A4"/>
    <w:rsid w:val="00D71A99"/>
    <w:rsid w:val="00D729BC"/>
    <w:rsid w:val="00D7612C"/>
    <w:rsid w:val="00D7772C"/>
    <w:rsid w:val="00D77EED"/>
    <w:rsid w:val="00D81149"/>
    <w:rsid w:val="00D814D2"/>
    <w:rsid w:val="00D86CA9"/>
    <w:rsid w:val="00D87CA3"/>
    <w:rsid w:val="00D9022E"/>
    <w:rsid w:val="00D91023"/>
    <w:rsid w:val="00D92178"/>
    <w:rsid w:val="00D92D52"/>
    <w:rsid w:val="00D943EE"/>
    <w:rsid w:val="00D97CB6"/>
    <w:rsid w:val="00DA0927"/>
    <w:rsid w:val="00DA251F"/>
    <w:rsid w:val="00DA4ADD"/>
    <w:rsid w:val="00DB1085"/>
    <w:rsid w:val="00DB26AE"/>
    <w:rsid w:val="00DB4557"/>
    <w:rsid w:val="00DB4AFD"/>
    <w:rsid w:val="00DB59BB"/>
    <w:rsid w:val="00DB6ED6"/>
    <w:rsid w:val="00DC03D4"/>
    <w:rsid w:val="00DC17BA"/>
    <w:rsid w:val="00DC3EA6"/>
    <w:rsid w:val="00DC4D2F"/>
    <w:rsid w:val="00DC51BC"/>
    <w:rsid w:val="00DC5C48"/>
    <w:rsid w:val="00DD190A"/>
    <w:rsid w:val="00DD2556"/>
    <w:rsid w:val="00DD6182"/>
    <w:rsid w:val="00DE14A6"/>
    <w:rsid w:val="00DE1B90"/>
    <w:rsid w:val="00DE1DB6"/>
    <w:rsid w:val="00DF0BAD"/>
    <w:rsid w:val="00DF5B6A"/>
    <w:rsid w:val="00DF623C"/>
    <w:rsid w:val="00DF6F03"/>
    <w:rsid w:val="00DF75DC"/>
    <w:rsid w:val="00E00B01"/>
    <w:rsid w:val="00E02C1A"/>
    <w:rsid w:val="00E05DE5"/>
    <w:rsid w:val="00E07145"/>
    <w:rsid w:val="00E07D09"/>
    <w:rsid w:val="00E10250"/>
    <w:rsid w:val="00E1348F"/>
    <w:rsid w:val="00E1559E"/>
    <w:rsid w:val="00E17231"/>
    <w:rsid w:val="00E23E72"/>
    <w:rsid w:val="00E26AA5"/>
    <w:rsid w:val="00E3138E"/>
    <w:rsid w:val="00E31FB2"/>
    <w:rsid w:val="00E32375"/>
    <w:rsid w:val="00E34224"/>
    <w:rsid w:val="00E34E7D"/>
    <w:rsid w:val="00E35845"/>
    <w:rsid w:val="00E37B72"/>
    <w:rsid w:val="00E404EC"/>
    <w:rsid w:val="00E41C6A"/>
    <w:rsid w:val="00E426A8"/>
    <w:rsid w:val="00E441EB"/>
    <w:rsid w:val="00E45929"/>
    <w:rsid w:val="00E468A1"/>
    <w:rsid w:val="00E47BB6"/>
    <w:rsid w:val="00E51180"/>
    <w:rsid w:val="00E52B29"/>
    <w:rsid w:val="00E54FDD"/>
    <w:rsid w:val="00E56197"/>
    <w:rsid w:val="00E6127E"/>
    <w:rsid w:val="00E6177B"/>
    <w:rsid w:val="00E61F25"/>
    <w:rsid w:val="00E6313A"/>
    <w:rsid w:val="00E648F9"/>
    <w:rsid w:val="00E65188"/>
    <w:rsid w:val="00E654AE"/>
    <w:rsid w:val="00E75ABF"/>
    <w:rsid w:val="00E76D3C"/>
    <w:rsid w:val="00E76F8E"/>
    <w:rsid w:val="00E81B44"/>
    <w:rsid w:val="00E836CF"/>
    <w:rsid w:val="00E840A7"/>
    <w:rsid w:val="00E94687"/>
    <w:rsid w:val="00E95DB5"/>
    <w:rsid w:val="00E96DF3"/>
    <w:rsid w:val="00E9701D"/>
    <w:rsid w:val="00EA30A2"/>
    <w:rsid w:val="00EA5D59"/>
    <w:rsid w:val="00EA77D2"/>
    <w:rsid w:val="00EB164D"/>
    <w:rsid w:val="00EB3AC6"/>
    <w:rsid w:val="00EB471C"/>
    <w:rsid w:val="00EB49DD"/>
    <w:rsid w:val="00EB5E74"/>
    <w:rsid w:val="00EB63E0"/>
    <w:rsid w:val="00EC23B2"/>
    <w:rsid w:val="00ED166B"/>
    <w:rsid w:val="00ED44DE"/>
    <w:rsid w:val="00EE2021"/>
    <w:rsid w:val="00EE256F"/>
    <w:rsid w:val="00EE288D"/>
    <w:rsid w:val="00EE4D36"/>
    <w:rsid w:val="00EF092F"/>
    <w:rsid w:val="00EF2863"/>
    <w:rsid w:val="00EF36B4"/>
    <w:rsid w:val="00EF37E0"/>
    <w:rsid w:val="00F00178"/>
    <w:rsid w:val="00F034A0"/>
    <w:rsid w:val="00F11FF3"/>
    <w:rsid w:val="00F138CE"/>
    <w:rsid w:val="00F1680C"/>
    <w:rsid w:val="00F215DC"/>
    <w:rsid w:val="00F226C4"/>
    <w:rsid w:val="00F2317D"/>
    <w:rsid w:val="00F233C3"/>
    <w:rsid w:val="00F2531C"/>
    <w:rsid w:val="00F27E1A"/>
    <w:rsid w:val="00F30A36"/>
    <w:rsid w:val="00F30E5E"/>
    <w:rsid w:val="00F31B19"/>
    <w:rsid w:val="00F32A95"/>
    <w:rsid w:val="00F32BEE"/>
    <w:rsid w:val="00F35503"/>
    <w:rsid w:val="00F36212"/>
    <w:rsid w:val="00F41B15"/>
    <w:rsid w:val="00F42509"/>
    <w:rsid w:val="00F44F15"/>
    <w:rsid w:val="00F46789"/>
    <w:rsid w:val="00F50272"/>
    <w:rsid w:val="00F51BFF"/>
    <w:rsid w:val="00F5459E"/>
    <w:rsid w:val="00F56681"/>
    <w:rsid w:val="00F64D7E"/>
    <w:rsid w:val="00F668D8"/>
    <w:rsid w:val="00F66EE8"/>
    <w:rsid w:val="00F753D3"/>
    <w:rsid w:val="00F80026"/>
    <w:rsid w:val="00F857B2"/>
    <w:rsid w:val="00F86699"/>
    <w:rsid w:val="00F87412"/>
    <w:rsid w:val="00F90BB9"/>
    <w:rsid w:val="00F90BE0"/>
    <w:rsid w:val="00F91A7E"/>
    <w:rsid w:val="00F92626"/>
    <w:rsid w:val="00F92A2C"/>
    <w:rsid w:val="00F93115"/>
    <w:rsid w:val="00F94897"/>
    <w:rsid w:val="00F969EE"/>
    <w:rsid w:val="00FA10DA"/>
    <w:rsid w:val="00FA1A4D"/>
    <w:rsid w:val="00FA31D0"/>
    <w:rsid w:val="00FA4DE0"/>
    <w:rsid w:val="00FB447A"/>
    <w:rsid w:val="00FB602F"/>
    <w:rsid w:val="00FB7419"/>
    <w:rsid w:val="00FC1520"/>
    <w:rsid w:val="00FC53F9"/>
    <w:rsid w:val="00FC56E2"/>
    <w:rsid w:val="00FC631D"/>
    <w:rsid w:val="00FD000D"/>
    <w:rsid w:val="00FD13B2"/>
    <w:rsid w:val="00FD2769"/>
    <w:rsid w:val="00FD4818"/>
    <w:rsid w:val="00FD51CD"/>
    <w:rsid w:val="00FD5436"/>
    <w:rsid w:val="00FD6DDE"/>
    <w:rsid w:val="00FD744F"/>
    <w:rsid w:val="00FE00B5"/>
    <w:rsid w:val="00FE0BD9"/>
    <w:rsid w:val="00FE288A"/>
    <w:rsid w:val="00FE5109"/>
    <w:rsid w:val="00FE5C4D"/>
    <w:rsid w:val="00FF33A0"/>
    <w:rsid w:val="00FF7879"/>
    <w:rsid w:val="060044D0"/>
    <w:rsid w:val="258D69A5"/>
    <w:rsid w:val="2BC6053B"/>
    <w:rsid w:val="2EC87B44"/>
    <w:rsid w:val="3404020D"/>
    <w:rsid w:val="3B833F99"/>
    <w:rsid w:val="498506EA"/>
    <w:rsid w:val="4AE32ED1"/>
    <w:rsid w:val="509C3939"/>
    <w:rsid w:val="5DB96051"/>
    <w:rsid w:val="6A201D28"/>
    <w:rsid w:val="73811E2A"/>
    <w:rsid w:val="79BD446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6"/>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7"/>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8"/>
    <w:qFormat/>
    <w:uiPriority w:val="0"/>
    <w:pPr>
      <w:keepNext/>
      <w:keepLines/>
      <w:spacing w:before="260" w:after="260" w:line="416" w:lineRule="auto"/>
      <w:outlineLvl w:val="2"/>
    </w:pPr>
    <w:rPr>
      <w:b/>
      <w:bCs/>
      <w:sz w:val="32"/>
      <w:szCs w:val="32"/>
    </w:rPr>
  </w:style>
  <w:style w:type="paragraph" w:styleId="5">
    <w:name w:val="heading 4"/>
    <w:basedOn w:val="1"/>
    <w:next w:val="1"/>
    <w:link w:val="39"/>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link w:val="40"/>
    <w:qFormat/>
    <w:uiPriority w:val="0"/>
    <w:pPr>
      <w:keepNext/>
      <w:keepLines/>
      <w:spacing w:before="280" w:after="290" w:line="376" w:lineRule="auto"/>
      <w:outlineLvl w:val="4"/>
    </w:pPr>
    <w:rPr>
      <w:b/>
      <w:bCs/>
      <w:sz w:val="28"/>
      <w:szCs w:val="28"/>
    </w:rPr>
  </w:style>
  <w:style w:type="paragraph" w:styleId="7">
    <w:name w:val="heading 6"/>
    <w:basedOn w:val="1"/>
    <w:next w:val="1"/>
    <w:link w:val="41"/>
    <w:qFormat/>
    <w:uiPriority w:val="0"/>
    <w:pPr>
      <w:keepNext/>
      <w:keepLines/>
      <w:spacing w:before="240" w:after="64" w:line="320" w:lineRule="auto"/>
      <w:outlineLvl w:val="5"/>
    </w:pPr>
    <w:rPr>
      <w:rFonts w:ascii="Arial" w:hAnsi="Arial" w:eastAsia="黑体"/>
      <w:b/>
      <w:bCs/>
      <w:sz w:val="24"/>
    </w:rPr>
  </w:style>
  <w:style w:type="paragraph" w:styleId="8">
    <w:name w:val="heading 7"/>
    <w:basedOn w:val="1"/>
    <w:next w:val="1"/>
    <w:link w:val="42"/>
    <w:qFormat/>
    <w:uiPriority w:val="0"/>
    <w:pPr>
      <w:keepNext/>
      <w:keepLines/>
      <w:spacing w:before="240" w:after="64" w:line="320" w:lineRule="auto"/>
      <w:outlineLvl w:val="6"/>
    </w:pPr>
    <w:rPr>
      <w:b/>
      <w:bCs/>
      <w:sz w:val="24"/>
    </w:rPr>
  </w:style>
  <w:style w:type="paragraph" w:styleId="9">
    <w:name w:val="heading 8"/>
    <w:basedOn w:val="1"/>
    <w:next w:val="1"/>
    <w:link w:val="43"/>
    <w:qFormat/>
    <w:uiPriority w:val="0"/>
    <w:pPr>
      <w:keepNext/>
      <w:keepLines/>
      <w:spacing w:before="240" w:after="64" w:line="320" w:lineRule="auto"/>
      <w:outlineLvl w:val="7"/>
    </w:pPr>
    <w:rPr>
      <w:rFonts w:ascii="Arial" w:hAnsi="Arial" w:eastAsia="黑体"/>
      <w:sz w:val="24"/>
    </w:rPr>
  </w:style>
  <w:style w:type="paragraph" w:styleId="10">
    <w:name w:val="heading 9"/>
    <w:basedOn w:val="1"/>
    <w:next w:val="1"/>
    <w:link w:val="44"/>
    <w:qFormat/>
    <w:uiPriority w:val="0"/>
    <w:pPr>
      <w:keepNext/>
      <w:keepLines/>
      <w:spacing w:before="240" w:after="64" w:line="320" w:lineRule="auto"/>
      <w:outlineLvl w:val="8"/>
    </w:pPr>
    <w:rPr>
      <w:rFonts w:ascii="Arial" w:hAnsi="Arial" w:eastAsia="黑体"/>
      <w:szCs w:val="21"/>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1">
    <w:name w:val="Document Map"/>
    <w:basedOn w:val="1"/>
    <w:link w:val="55"/>
    <w:semiHidden/>
    <w:qFormat/>
    <w:uiPriority w:val="0"/>
    <w:pPr>
      <w:shd w:val="clear" w:color="auto" w:fill="000080"/>
    </w:pPr>
  </w:style>
  <w:style w:type="paragraph" w:styleId="12">
    <w:name w:val="annotation text"/>
    <w:basedOn w:val="1"/>
    <w:link w:val="45"/>
    <w:qFormat/>
    <w:uiPriority w:val="99"/>
    <w:pPr>
      <w:jc w:val="left"/>
    </w:pPr>
    <w:rPr>
      <w:rFonts w:asciiTheme="minorHAnsi" w:hAnsiTheme="minorHAnsi" w:cstheme="minorBidi"/>
    </w:rPr>
  </w:style>
  <w:style w:type="paragraph" w:styleId="13">
    <w:name w:val="Body Text Indent"/>
    <w:basedOn w:val="1"/>
    <w:link w:val="48"/>
    <w:qFormat/>
    <w:uiPriority w:val="0"/>
    <w:pPr>
      <w:spacing w:line="360" w:lineRule="auto"/>
      <w:ind w:firstLine="420" w:firstLineChars="200"/>
    </w:pPr>
    <w:rPr>
      <w:color w:val="000000"/>
      <w:szCs w:val="21"/>
    </w:rPr>
  </w:style>
  <w:style w:type="paragraph" w:styleId="14">
    <w:name w:val="Date"/>
    <w:basedOn w:val="1"/>
    <w:next w:val="1"/>
    <w:link w:val="57"/>
    <w:qFormat/>
    <w:uiPriority w:val="0"/>
    <w:rPr>
      <w:sz w:val="28"/>
      <w:szCs w:val="20"/>
    </w:rPr>
  </w:style>
  <w:style w:type="paragraph" w:styleId="15">
    <w:name w:val="Body Text Indent 2"/>
    <w:basedOn w:val="1"/>
    <w:link w:val="54"/>
    <w:qFormat/>
    <w:uiPriority w:val="0"/>
    <w:pPr>
      <w:spacing w:after="120" w:line="480" w:lineRule="auto"/>
      <w:ind w:left="420" w:leftChars="200"/>
    </w:pPr>
  </w:style>
  <w:style w:type="paragraph" w:styleId="16">
    <w:name w:val="Balloon Text"/>
    <w:basedOn w:val="1"/>
    <w:link w:val="56"/>
    <w:semiHidden/>
    <w:qFormat/>
    <w:uiPriority w:val="0"/>
    <w:rPr>
      <w:sz w:val="18"/>
      <w:szCs w:val="18"/>
    </w:rPr>
  </w:style>
  <w:style w:type="paragraph" w:styleId="17">
    <w:name w:val="footer"/>
    <w:basedOn w:val="1"/>
    <w:link w:val="34"/>
    <w:unhideWhenUsed/>
    <w:qFormat/>
    <w:uiPriority w:val="99"/>
    <w:pPr>
      <w:tabs>
        <w:tab w:val="center" w:pos="4153"/>
        <w:tab w:val="right" w:pos="8306"/>
      </w:tabs>
      <w:snapToGrid w:val="0"/>
      <w:jc w:val="left"/>
    </w:pPr>
    <w:rPr>
      <w:sz w:val="18"/>
      <w:szCs w:val="18"/>
    </w:rPr>
  </w:style>
  <w:style w:type="paragraph" w:styleId="18">
    <w:name w:val="header"/>
    <w:basedOn w:val="1"/>
    <w:link w:val="33"/>
    <w:unhideWhenUsed/>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tabs>
        <w:tab w:val="right" w:leader="dot" w:pos="8296"/>
      </w:tabs>
      <w:spacing w:line="360" w:lineRule="auto"/>
    </w:pPr>
  </w:style>
  <w:style w:type="paragraph" w:styleId="20">
    <w:name w:val="footnote text"/>
    <w:basedOn w:val="1"/>
    <w:link w:val="53"/>
    <w:semiHidden/>
    <w:qFormat/>
    <w:uiPriority w:val="0"/>
    <w:pPr>
      <w:snapToGrid w:val="0"/>
      <w:jc w:val="left"/>
    </w:pPr>
    <w:rPr>
      <w:sz w:val="18"/>
      <w:szCs w:val="18"/>
    </w:rPr>
  </w:style>
  <w:style w:type="paragraph" w:styleId="21">
    <w:name w:val="toc 2"/>
    <w:basedOn w:val="1"/>
    <w:next w:val="1"/>
    <w:semiHidden/>
    <w:qFormat/>
    <w:uiPriority w:val="0"/>
    <w:pPr>
      <w:ind w:left="420" w:leftChars="200"/>
    </w:pPr>
  </w:style>
  <w:style w:type="paragraph" w:styleId="22">
    <w:name w:val="Normal (Web)"/>
    <w:basedOn w:val="1"/>
    <w:qFormat/>
    <w:uiPriority w:val="0"/>
    <w:pPr>
      <w:widowControl/>
      <w:spacing w:before="100" w:beforeAutospacing="1" w:after="100" w:afterAutospacing="1"/>
      <w:jc w:val="left"/>
    </w:pPr>
    <w:rPr>
      <w:rFonts w:ascii="宋体" w:hAnsi="宋体"/>
      <w:kern w:val="0"/>
      <w:sz w:val="24"/>
      <w:szCs w:val="20"/>
    </w:rPr>
  </w:style>
  <w:style w:type="paragraph" w:styleId="23">
    <w:name w:val="annotation subject"/>
    <w:basedOn w:val="12"/>
    <w:next w:val="12"/>
    <w:link w:val="51"/>
    <w:semiHidden/>
    <w:qFormat/>
    <w:uiPriority w:val="0"/>
    <w:rPr>
      <w:b/>
      <w:bCs/>
    </w:rPr>
  </w:style>
  <w:style w:type="table" w:styleId="25">
    <w:name w:val="Table Grid"/>
    <w:basedOn w:val="24"/>
    <w:unhideWhenUsed/>
    <w:qFormat/>
    <w:uiPriority w:val="9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page number"/>
    <w:basedOn w:val="26"/>
    <w:qFormat/>
    <w:uiPriority w:val="0"/>
  </w:style>
  <w:style w:type="character" w:styleId="28">
    <w:name w:val="FollowedHyperlink"/>
    <w:basedOn w:val="26"/>
    <w:qFormat/>
    <w:uiPriority w:val="0"/>
    <w:rPr>
      <w:color w:val="800080"/>
      <w:u w:val="single"/>
    </w:rPr>
  </w:style>
  <w:style w:type="character" w:styleId="29">
    <w:name w:val="Emphasis"/>
    <w:basedOn w:val="26"/>
    <w:qFormat/>
    <w:uiPriority w:val="20"/>
    <w:rPr>
      <w:color w:val="CC0000"/>
    </w:rPr>
  </w:style>
  <w:style w:type="character" w:styleId="30">
    <w:name w:val="Hyperlink"/>
    <w:basedOn w:val="26"/>
    <w:qFormat/>
    <w:uiPriority w:val="99"/>
    <w:rPr>
      <w:color w:val="0000FF"/>
      <w:u w:val="single"/>
    </w:rPr>
  </w:style>
  <w:style w:type="character" w:styleId="31">
    <w:name w:val="annotation reference"/>
    <w:basedOn w:val="26"/>
    <w:qFormat/>
    <w:uiPriority w:val="99"/>
    <w:rPr>
      <w:sz w:val="21"/>
      <w:szCs w:val="21"/>
    </w:rPr>
  </w:style>
  <w:style w:type="character" w:styleId="32">
    <w:name w:val="footnote reference"/>
    <w:basedOn w:val="26"/>
    <w:semiHidden/>
    <w:qFormat/>
    <w:uiPriority w:val="0"/>
    <w:rPr>
      <w:vertAlign w:val="superscript"/>
    </w:rPr>
  </w:style>
  <w:style w:type="character" w:customStyle="1" w:styleId="33">
    <w:name w:val="页眉 字符"/>
    <w:basedOn w:val="26"/>
    <w:link w:val="18"/>
    <w:qFormat/>
    <w:uiPriority w:val="99"/>
    <w:rPr>
      <w:sz w:val="18"/>
      <w:szCs w:val="18"/>
    </w:rPr>
  </w:style>
  <w:style w:type="character" w:customStyle="1" w:styleId="34">
    <w:name w:val="页脚 字符"/>
    <w:basedOn w:val="26"/>
    <w:link w:val="17"/>
    <w:qFormat/>
    <w:uiPriority w:val="99"/>
    <w:rPr>
      <w:sz w:val="18"/>
      <w:szCs w:val="18"/>
    </w:rPr>
  </w:style>
  <w:style w:type="paragraph" w:customStyle="1" w:styleId="35">
    <w:name w:val="p0"/>
    <w:basedOn w:val="1"/>
    <w:qFormat/>
    <w:uiPriority w:val="0"/>
    <w:pPr>
      <w:widowControl/>
    </w:pPr>
    <w:rPr>
      <w:kern w:val="0"/>
      <w:szCs w:val="21"/>
    </w:rPr>
  </w:style>
  <w:style w:type="character" w:customStyle="1" w:styleId="36">
    <w:name w:val="标题 1 字符"/>
    <w:basedOn w:val="26"/>
    <w:link w:val="2"/>
    <w:qFormat/>
    <w:uiPriority w:val="0"/>
    <w:rPr>
      <w:rFonts w:ascii="Times New Roman" w:hAnsi="Times New Roman" w:eastAsia="宋体" w:cs="Times New Roman"/>
      <w:b/>
      <w:bCs/>
      <w:kern w:val="44"/>
      <w:sz w:val="44"/>
      <w:szCs w:val="44"/>
    </w:rPr>
  </w:style>
  <w:style w:type="character" w:customStyle="1" w:styleId="37">
    <w:name w:val="标题 2 字符"/>
    <w:basedOn w:val="26"/>
    <w:link w:val="3"/>
    <w:qFormat/>
    <w:uiPriority w:val="0"/>
    <w:rPr>
      <w:rFonts w:ascii="Arial" w:hAnsi="Arial" w:eastAsia="黑体" w:cs="Times New Roman"/>
      <w:b/>
      <w:bCs/>
      <w:sz w:val="32"/>
      <w:szCs w:val="32"/>
    </w:rPr>
  </w:style>
  <w:style w:type="character" w:customStyle="1" w:styleId="38">
    <w:name w:val="标题 3 字符"/>
    <w:basedOn w:val="26"/>
    <w:link w:val="4"/>
    <w:qFormat/>
    <w:uiPriority w:val="0"/>
    <w:rPr>
      <w:rFonts w:ascii="Times New Roman" w:hAnsi="Times New Roman" w:eastAsia="宋体" w:cs="Times New Roman"/>
      <w:b/>
      <w:bCs/>
      <w:sz w:val="32"/>
      <w:szCs w:val="32"/>
    </w:rPr>
  </w:style>
  <w:style w:type="character" w:customStyle="1" w:styleId="39">
    <w:name w:val="标题 4 字符"/>
    <w:basedOn w:val="26"/>
    <w:link w:val="5"/>
    <w:qFormat/>
    <w:uiPriority w:val="0"/>
    <w:rPr>
      <w:rFonts w:ascii="Arial" w:hAnsi="Arial" w:eastAsia="黑体" w:cs="Times New Roman"/>
      <w:b/>
      <w:bCs/>
      <w:sz w:val="28"/>
      <w:szCs w:val="28"/>
    </w:rPr>
  </w:style>
  <w:style w:type="character" w:customStyle="1" w:styleId="40">
    <w:name w:val="标题 5 字符"/>
    <w:basedOn w:val="26"/>
    <w:link w:val="6"/>
    <w:qFormat/>
    <w:uiPriority w:val="0"/>
    <w:rPr>
      <w:rFonts w:ascii="Times New Roman" w:hAnsi="Times New Roman" w:eastAsia="宋体" w:cs="Times New Roman"/>
      <w:b/>
      <w:bCs/>
      <w:sz w:val="28"/>
      <w:szCs w:val="28"/>
    </w:rPr>
  </w:style>
  <w:style w:type="character" w:customStyle="1" w:styleId="41">
    <w:name w:val="标题 6 字符"/>
    <w:basedOn w:val="26"/>
    <w:link w:val="7"/>
    <w:qFormat/>
    <w:uiPriority w:val="0"/>
    <w:rPr>
      <w:rFonts w:ascii="Arial" w:hAnsi="Arial" w:eastAsia="黑体" w:cs="Times New Roman"/>
      <w:b/>
      <w:bCs/>
      <w:sz w:val="24"/>
      <w:szCs w:val="24"/>
    </w:rPr>
  </w:style>
  <w:style w:type="character" w:customStyle="1" w:styleId="42">
    <w:name w:val="标题 7 字符"/>
    <w:basedOn w:val="26"/>
    <w:link w:val="8"/>
    <w:qFormat/>
    <w:uiPriority w:val="0"/>
    <w:rPr>
      <w:rFonts w:ascii="Times New Roman" w:hAnsi="Times New Roman" w:eastAsia="宋体" w:cs="Times New Roman"/>
      <w:b/>
      <w:bCs/>
      <w:sz w:val="24"/>
      <w:szCs w:val="24"/>
    </w:rPr>
  </w:style>
  <w:style w:type="character" w:customStyle="1" w:styleId="43">
    <w:name w:val="标题 8 字符"/>
    <w:basedOn w:val="26"/>
    <w:link w:val="9"/>
    <w:qFormat/>
    <w:uiPriority w:val="0"/>
    <w:rPr>
      <w:rFonts w:ascii="Arial" w:hAnsi="Arial" w:eastAsia="黑体" w:cs="Times New Roman"/>
      <w:sz w:val="24"/>
      <w:szCs w:val="24"/>
    </w:rPr>
  </w:style>
  <w:style w:type="character" w:customStyle="1" w:styleId="44">
    <w:name w:val="标题 9 字符"/>
    <w:basedOn w:val="26"/>
    <w:link w:val="10"/>
    <w:qFormat/>
    <w:uiPriority w:val="0"/>
    <w:rPr>
      <w:rFonts w:ascii="Arial" w:hAnsi="Arial" w:eastAsia="黑体" w:cs="Times New Roman"/>
      <w:szCs w:val="21"/>
    </w:rPr>
  </w:style>
  <w:style w:type="character" w:customStyle="1" w:styleId="45">
    <w:name w:val="批注文字 字符"/>
    <w:basedOn w:val="26"/>
    <w:link w:val="12"/>
    <w:qFormat/>
    <w:uiPriority w:val="99"/>
    <w:rPr>
      <w:rFonts w:eastAsia="宋体"/>
      <w:szCs w:val="24"/>
    </w:rPr>
  </w:style>
  <w:style w:type="character" w:customStyle="1" w:styleId="46">
    <w:name w:val="Char Char1"/>
    <w:basedOn w:val="26"/>
    <w:qFormat/>
    <w:locked/>
    <w:uiPriority w:val="0"/>
    <w:rPr>
      <w:rFonts w:ascii="宋体" w:hAnsi="宋体" w:eastAsia="宋体"/>
      <w:kern w:val="2"/>
      <w:sz w:val="21"/>
      <w:szCs w:val="24"/>
      <w:lang w:val="en-US" w:eastAsia="zh-CN" w:bidi="ar-SA"/>
    </w:rPr>
  </w:style>
  <w:style w:type="paragraph" w:customStyle="1" w:styleId="47">
    <w:name w:val="Char Char Char Char"/>
    <w:basedOn w:val="1"/>
    <w:qFormat/>
    <w:uiPriority w:val="0"/>
    <w:pPr>
      <w:tabs>
        <w:tab w:val="left" w:pos="360"/>
      </w:tabs>
      <w:adjustRightInd w:val="0"/>
      <w:textAlignment w:val="baseline"/>
    </w:pPr>
    <w:rPr>
      <w:szCs w:val="20"/>
    </w:rPr>
  </w:style>
  <w:style w:type="character" w:customStyle="1" w:styleId="48">
    <w:name w:val="正文文本缩进 字符"/>
    <w:basedOn w:val="26"/>
    <w:link w:val="13"/>
    <w:qFormat/>
    <w:uiPriority w:val="0"/>
    <w:rPr>
      <w:rFonts w:ascii="Times New Roman" w:hAnsi="Times New Roman" w:eastAsia="宋体" w:cs="Times New Roman"/>
      <w:color w:val="000000"/>
      <w:szCs w:val="21"/>
    </w:rPr>
  </w:style>
  <w:style w:type="character" w:customStyle="1" w:styleId="49">
    <w:name w:val="批注文字 Char1"/>
    <w:basedOn w:val="26"/>
    <w:qFormat/>
    <w:uiPriority w:val="0"/>
    <w:rPr>
      <w:rFonts w:ascii="Times New Roman" w:hAnsi="Times New Roman" w:eastAsia="宋体" w:cs="Times New Roman"/>
      <w:szCs w:val="24"/>
    </w:rPr>
  </w:style>
  <w:style w:type="paragraph" w:customStyle="1" w:styleId="50">
    <w:name w:val="Char Char Char Char Char Char1 Char Char Char"/>
    <w:basedOn w:val="1"/>
    <w:qFormat/>
    <w:uiPriority w:val="0"/>
    <w:pPr>
      <w:autoSpaceDE w:val="0"/>
      <w:autoSpaceDN w:val="0"/>
      <w:adjustRightInd w:val="0"/>
      <w:jc w:val="left"/>
      <w:textAlignment w:val="baseline"/>
    </w:pPr>
    <w:rPr>
      <w:rFonts w:eastAsia="方正仿宋简体"/>
      <w:sz w:val="32"/>
      <w:szCs w:val="20"/>
    </w:rPr>
  </w:style>
  <w:style w:type="character" w:customStyle="1" w:styleId="51">
    <w:name w:val="批注主题 字符"/>
    <w:basedOn w:val="49"/>
    <w:link w:val="23"/>
    <w:semiHidden/>
    <w:qFormat/>
    <w:uiPriority w:val="0"/>
    <w:rPr>
      <w:rFonts w:ascii="Times New Roman" w:hAnsi="Times New Roman" w:eastAsia="宋体" w:cs="Times New Roman"/>
      <w:b/>
      <w:bCs/>
      <w:szCs w:val="24"/>
    </w:rPr>
  </w:style>
  <w:style w:type="paragraph" w:customStyle="1" w:styleId="52">
    <w:name w:val="正文所"/>
    <w:basedOn w:val="1"/>
    <w:qFormat/>
    <w:uiPriority w:val="0"/>
    <w:pPr>
      <w:spacing w:line="360" w:lineRule="auto"/>
      <w:ind w:firstLine="420" w:firstLineChars="200"/>
    </w:pPr>
    <w:rPr>
      <w:rFonts w:ascii="宋体"/>
      <w:szCs w:val="20"/>
    </w:rPr>
  </w:style>
  <w:style w:type="character" w:customStyle="1" w:styleId="53">
    <w:name w:val="脚注文本 字符"/>
    <w:basedOn w:val="26"/>
    <w:link w:val="20"/>
    <w:semiHidden/>
    <w:qFormat/>
    <w:uiPriority w:val="0"/>
    <w:rPr>
      <w:rFonts w:ascii="Times New Roman" w:hAnsi="Times New Roman" w:eastAsia="宋体" w:cs="Times New Roman"/>
      <w:sz w:val="18"/>
      <w:szCs w:val="18"/>
    </w:rPr>
  </w:style>
  <w:style w:type="character" w:customStyle="1" w:styleId="54">
    <w:name w:val="正文文本缩进 2 字符"/>
    <w:basedOn w:val="26"/>
    <w:link w:val="15"/>
    <w:qFormat/>
    <w:uiPriority w:val="0"/>
    <w:rPr>
      <w:rFonts w:ascii="Times New Roman" w:hAnsi="Times New Roman" w:eastAsia="宋体" w:cs="Times New Roman"/>
      <w:szCs w:val="24"/>
    </w:rPr>
  </w:style>
  <w:style w:type="character" w:customStyle="1" w:styleId="55">
    <w:name w:val="文档结构图 字符"/>
    <w:basedOn w:val="26"/>
    <w:link w:val="11"/>
    <w:semiHidden/>
    <w:qFormat/>
    <w:uiPriority w:val="0"/>
    <w:rPr>
      <w:rFonts w:ascii="Times New Roman" w:hAnsi="Times New Roman" w:eastAsia="宋体" w:cs="Times New Roman"/>
      <w:szCs w:val="24"/>
      <w:shd w:val="clear" w:color="auto" w:fill="000080"/>
    </w:rPr>
  </w:style>
  <w:style w:type="character" w:customStyle="1" w:styleId="56">
    <w:name w:val="批注框文本 字符"/>
    <w:basedOn w:val="26"/>
    <w:link w:val="16"/>
    <w:semiHidden/>
    <w:qFormat/>
    <w:uiPriority w:val="0"/>
    <w:rPr>
      <w:rFonts w:ascii="Times New Roman" w:hAnsi="Times New Roman" w:eastAsia="宋体" w:cs="Times New Roman"/>
      <w:sz w:val="18"/>
      <w:szCs w:val="18"/>
    </w:rPr>
  </w:style>
  <w:style w:type="character" w:customStyle="1" w:styleId="57">
    <w:name w:val="日期 字符"/>
    <w:basedOn w:val="26"/>
    <w:link w:val="14"/>
    <w:qFormat/>
    <w:uiPriority w:val="0"/>
    <w:rPr>
      <w:rFonts w:ascii="Times New Roman" w:hAnsi="Times New Roman" w:eastAsia="宋体" w:cs="Times New Roman"/>
      <w:sz w:val="28"/>
      <w:szCs w:val="20"/>
    </w:rPr>
  </w:style>
  <w:style w:type="paragraph" w:customStyle="1" w:styleId="58">
    <w:name w:val="默认段落字体 Para Char"/>
    <w:basedOn w:val="1"/>
    <w:qFormat/>
    <w:uiPriority w:val="0"/>
    <w:pPr>
      <w:tabs>
        <w:tab w:val="left" w:pos="360"/>
      </w:tabs>
      <w:spacing w:before="312" w:after="312" w:line="360" w:lineRule="auto"/>
    </w:pPr>
    <w:rPr>
      <w:sz w:val="24"/>
    </w:rPr>
  </w:style>
  <w:style w:type="paragraph" w:customStyle="1" w:styleId="59">
    <w:name w:val="AY"/>
    <w:basedOn w:val="1"/>
    <w:link w:val="60"/>
    <w:qFormat/>
    <w:uiPriority w:val="0"/>
    <w:pPr>
      <w:spacing w:line="280" w:lineRule="atLeast"/>
      <w:ind w:left="851"/>
    </w:pPr>
    <w:rPr>
      <w:rFonts w:ascii="Arial" w:hAnsi="Arial"/>
      <w:kern w:val="0"/>
      <w:sz w:val="22"/>
      <w:szCs w:val="20"/>
      <w:lang w:eastAsia="en-US"/>
    </w:rPr>
  </w:style>
  <w:style w:type="character" w:customStyle="1" w:styleId="60">
    <w:name w:val="AY Char"/>
    <w:basedOn w:val="26"/>
    <w:link w:val="59"/>
    <w:qFormat/>
    <w:uiPriority w:val="0"/>
    <w:rPr>
      <w:rFonts w:ascii="Arial" w:hAnsi="Arial" w:eastAsia="宋体" w:cs="Times New Roman"/>
      <w:kern w:val="0"/>
      <w:sz w:val="22"/>
      <w:szCs w:val="20"/>
      <w:lang w:eastAsia="en-US"/>
    </w:rPr>
  </w:style>
  <w:style w:type="paragraph" w:customStyle="1" w:styleId="61">
    <w:name w:val="列出段落1"/>
    <w:basedOn w:val="1"/>
    <w:qFormat/>
    <w:uiPriority w:val="34"/>
    <w:pPr>
      <w:ind w:firstLine="420" w:firstLineChars="200"/>
    </w:pPr>
  </w:style>
  <w:style w:type="paragraph" w:customStyle="1" w:styleId="62">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63">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64">
    <w:name w:val="Revision"/>
    <w:hidden/>
    <w:semiHidden/>
    <w:qFormat/>
    <w:uiPriority w:val="99"/>
    <w:rPr>
      <w:rFonts w:ascii="Times New Roman" w:hAnsi="Times New Roman" w:eastAsia="宋体" w:cs="Times New Roman"/>
      <w:kern w:val="2"/>
      <w:sz w:val="21"/>
      <w:szCs w:val="24"/>
      <w:lang w:val="en-US" w:eastAsia="zh-CN" w:bidi="ar-SA"/>
    </w:rPr>
  </w:style>
  <w:style w:type="paragraph" w:styleId="65">
    <w:name w:val="List Paragraph"/>
    <w:basedOn w:val="1"/>
    <w:qFormat/>
    <w:uiPriority w:val="99"/>
    <w:pPr>
      <w:ind w:firstLine="420" w:firstLineChars="200"/>
    </w:p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embeddings/oleObject1.bin" Type="http://schemas.openxmlformats.org/officeDocument/2006/relationships/oleObject"/><Relationship Id="rId11" Target="media/image1.wmf" Type="http://schemas.openxmlformats.org/officeDocument/2006/relationships/image"/><Relationship Id="rId12" Target="embeddings/oleObject2.bin" Type="http://schemas.openxmlformats.org/officeDocument/2006/relationships/oleObject"/><Relationship Id="rId13" Target="media/image2.wmf" Type="http://schemas.openxmlformats.org/officeDocument/2006/relationships/image"/><Relationship Id="rId14" Target="embeddings/oleObject3.bin" Type="http://schemas.openxmlformats.org/officeDocument/2006/relationships/oleObject"/><Relationship Id="rId15" Target="media/image3.wmf" Type="http://schemas.openxmlformats.org/officeDocument/2006/relationships/image"/><Relationship Id="rId16" Target="../customXml/item1.xml" Type="http://schemas.openxmlformats.org/officeDocument/2006/relationships/customXml"/><Relationship Id="rId17" Target="../customXml/item2.xml" Type="http://schemas.openxmlformats.org/officeDocument/2006/relationships/customXml"/><Relationship Id="rId18" Target="fontTable.xml" Type="http://schemas.openxmlformats.org/officeDocument/2006/relationships/fontTable"/><Relationship Id="rId19" Target="people.xml" Type="http://schemas.microsoft.com/office/2011/relationships/people"/><Relationship Id="rId2" Target="settings.xml" Type="http://schemas.openxmlformats.org/officeDocument/2006/relationships/settings"/><Relationship Id="rId20" Target="header3.xml" Type="http://schemas.openxmlformats.org/officeDocument/2006/relationships/header"/><Relationship Id="rId21" Target="header4.xml" Type="http://schemas.openxmlformats.org/officeDocument/2006/relationships/header"/><Relationship Id="rId22" Target="header5.xml" Type="http://schemas.openxmlformats.org/officeDocument/2006/relationships/header"/><Relationship Id="rId3" Target="header1.xml" Type="http://schemas.openxmlformats.org/officeDocument/2006/relationships/header"/><Relationship Id="rId4" Target="footer1.xml" Type="http://schemas.openxmlformats.org/officeDocument/2006/relationships/footer"/><Relationship Id="rId5" Target="header2.xml" Type="http://schemas.openxmlformats.org/officeDocument/2006/relationships/header"/><Relationship Id="rId6" Target="footer2.xml" Type="http://schemas.openxmlformats.org/officeDocument/2006/relationships/footer"/><Relationship Id="rId7" Target="footer3.xml" Type="http://schemas.openxmlformats.org/officeDocument/2006/relationships/footer"/><Relationship Id="rId8" Target="footer4.xml" Type="http://schemas.openxmlformats.org/officeDocument/2006/relationships/footer"/><Relationship Id="rId9" Target="theme/theme1.xml" Type="http://schemas.openxmlformats.org/officeDocument/2006/relationships/them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D839D8-D6F6-478F-9E89-DEB35C22BCAC}">
  <ds:schemaRefs/>
</ds:datastoreItem>
</file>

<file path=docProps/app.xml><?xml version="1.0" encoding="utf-8"?>
<Properties xmlns="http://schemas.openxmlformats.org/officeDocument/2006/extended-properties" xmlns:vt="http://schemas.openxmlformats.org/officeDocument/2006/docPropsVTypes">
  <Template>Normal</Template>
  <Company>Hewlett-Packard</Company>
  <Pages>79</Pages>
  <Words>8945</Words>
  <Characters>50991</Characters>
  <Lines>424</Lines>
  <Paragraphs>119</Paragraphs>
  <TotalTime>39</TotalTime>
  <ScaleCrop>false</ScaleCrop>
  <LinksUpToDate>false</LinksUpToDate>
  <CharactersWithSpaces>59817</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2024-10-14T06:00:00Z</dcterms:created>
  <dc:creator>jolin</dc:creator>
  <cp:lastModifiedBy>tongweiwei</cp:lastModifiedBy>
  <dcterms:modified xsi:type="dcterms:W3CDTF">2025-02-24T09:38:33Z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_KSOProductBuildMID">
    <vt:lpwstr>CZWMK6BT7RSA06HGRARNKLJF7ZQMOAPRQO06NJDWXFBRTQ5TZ0BJQCJVFY5HPDRRXOM6OOLHZIX78MJJRJFAYFFV89Q0WILBAFOOPHB3FE45105CE35338A802F99F3A21B7824E</vt:lpwstr>
  </property>
  <property fmtid="{D5CDD505-2E9C-101B-9397-08002B2CF9AE}" pid="4" name="_KSOProductBuildSID">
    <vt:lpwstr>SAWMG6BT79TA069G9ZR8PLJN7ZCMOXGREO0XBJDWXFM8TQLTZ8BR6CJ7FY9HPBIRXEMXJOZFZIWD8LJJQJFTRFFX89D0WL5B8NODYHB3BC327A5033C865D4E8E34C646419E244</vt:lpwstr>
  </property>
  <property fmtid="{D5CDD505-2E9C-101B-9397-08002B2CF9AE}" pid="5" name="ICV">
    <vt:lpwstr>44BB1C5812D84E32BCE5E8E7B000AE19_13</vt:lpwstr>
  </property>
</Properties>
</file>